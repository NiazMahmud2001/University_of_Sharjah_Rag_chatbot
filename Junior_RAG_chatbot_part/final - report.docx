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5178BF81" w14:textId="5E9A46B2" w:rsidR="007D5FBF" w:rsidRDefault="007D5FBF" w:rsidP="00CF5E6F">
      <w:pPr>
        <w:jc w:val="center"/>
        <w:rPr>
          <w:b/>
          <w:sz w:val="40"/>
          <w:szCs w:val="40"/>
        </w:rPr>
      </w:pPr>
      <w:r w:rsidRPr="006D61C6">
        <w:rPr>
          <w:b/>
          <w:bCs/>
          <w:noProof/>
          <w:sz w:val="36"/>
          <w:szCs w:val="36"/>
        </w:rPr>
        <w:drawing>
          <wp:inline distT="0" distB="0" distL="0" distR="0" wp14:anchorId="7DFFAC95" wp14:editId="55B0B36F">
            <wp:extent cx="1508866" cy="1116419"/>
            <wp:effectExtent l="0" t="0" r="0" b="0"/>
            <wp:docPr id="308226061" name="Picture 308226061" descr="Shape&#10;&#10;Description automatically generated with medium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Shape&#10;&#10;Description automatically generated with medium confidence"/>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516050" cy="1121734"/>
                    </a:xfrm>
                    <a:prstGeom prst="rect">
                      <a:avLst/>
                    </a:prstGeom>
                    <a:noFill/>
                    <a:ln>
                      <a:noFill/>
                    </a:ln>
                  </pic:spPr>
                </pic:pic>
              </a:graphicData>
            </a:graphic>
          </wp:inline>
        </w:drawing>
      </w:r>
    </w:p>
    <w:p w14:paraId="5F9702F6" w14:textId="77777777" w:rsidR="007D5FBF" w:rsidRDefault="007D5FBF" w:rsidP="00CF5E6F">
      <w:pPr>
        <w:jc w:val="center"/>
        <w:rPr>
          <w:b/>
          <w:sz w:val="40"/>
          <w:szCs w:val="40"/>
        </w:rPr>
      </w:pPr>
    </w:p>
    <w:p w14:paraId="26177100" w14:textId="4647F46C" w:rsidR="00CF5E6F" w:rsidRPr="00CF5E6F" w:rsidRDefault="00CF5E6F" w:rsidP="00CF5E6F">
      <w:pPr>
        <w:jc w:val="center"/>
        <w:rPr>
          <w:b/>
          <w:sz w:val="40"/>
          <w:szCs w:val="40"/>
        </w:rPr>
      </w:pPr>
      <w:r w:rsidRPr="00CF5E6F">
        <w:rPr>
          <w:b/>
          <w:sz w:val="40"/>
          <w:szCs w:val="40"/>
        </w:rPr>
        <w:t>University of Sharjah</w:t>
      </w:r>
    </w:p>
    <w:p w14:paraId="1C88BAF3" w14:textId="254D95AC" w:rsidR="00CF5E6F" w:rsidRPr="007D5FBF" w:rsidRDefault="002E72A0" w:rsidP="00CF5E6F">
      <w:pPr>
        <w:spacing w:before="240" w:after="240"/>
        <w:jc w:val="center"/>
        <w:rPr>
          <w:b/>
          <w:sz w:val="32"/>
          <w:szCs w:val="32"/>
        </w:rPr>
      </w:pPr>
      <w:r w:rsidRPr="007D5FBF">
        <w:rPr>
          <w:b/>
          <w:sz w:val="32"/>
          <w:szCs w:val="32"/>
        </w:rPr>
        <w:t>College of Computing and Informatics</w:t>
      </w:r>
    </w:p>
    <w:p w14:paraId="431E87E9" w14:textId="7FE63B39" w:rsidR="002E72A0" w:rsidRDefault="002E72A0" w:rsidP="002E72A0">
      <w:pPr>
        <w:jc w:val="center"/>
        <w:rPr>
          <w:b/>
          <w:sz w:val="32"/>
          <w:szCs w:val="32"/>
        </w:rPr>
      </w:pPr>
      <w:r w:rsidRPr="007D5FBF">
        <w:rPr>
          <w:b/>
          <w:sz w:val="32"/>
          <w:szCs w:val="32"/>
        </w:rPr>
        <w:t>Computer Science Department</w:t>
      </w:r>
    </w:p>
    <w:p w14:paraId="1AB6F727" w14:textId="5A7CE0C1" w:rsidR="007D5FBF" w:rsidRDefault="007D5FBF" w:rsidP="002E72A0">
      <w:pPr>
        <w:jc w:val="center"/>
        <w:rPr>
          <w:rFonts w:asciiTheme="minorBidi" w:hAnsiTheme="minorBidi"/>
          <w:sz w:val="32"/>
          <w:szCs w:val="32"/>
        </w:rPr>
      </w:pPr>
    </w:p>
    <w:p w14:paraId="03C73AA3" w14:textId="77777777" w:rsidR="007D5FBF" w:rsidRPr="007D5FBF" w:rsidRDefault="007D5FBF" w:rsidP="002E72A0">
      <w:pPr>
        <w:jc w:val="center"/>
        <w:rPr>
          <w:rFonts w:asciiTheme="minorBidi" w:hAnsiTheme="minorBidi"/>
          <w:sz w:val="32"/>
          <w:szCs w:val="32"/>
        </w:rPr>
      </w:pPr>
    </w:p>
    <w:p w14:paraId="3A4B3033" w14:textId="3FEBF759" w:rsidR="00CF5E6F" w:rsidRPr="00CF5E6F" w:rsidRDefault="003B5AC2" w:rsidP="007D5FBF">
      <w:pPr>
        <w:spacing w:before="240" w:after="240"/>
        <w:jc w:val="center"/>
        <w:rPr>
          <w:b/>
          <w:sz w:val="40"/>
          <w:szCs w:val="40"/>
        </w:rPr>
      </w:pPr>
      <w:r w:rsidRPr="00CF5E6F">
        <w:rPr>
          <w:b/>
          <w:sz w:val="40"/>
          <w:szCs w:val="40"/>
        </w:rPr>
        <w:t>Junior Project</w:t>
      </w:r>
      <w:r w:rsidR="003360D5" w:rsidRPr="00CF5E6F">
        <w:rPr>
          <w:b/>
          <w:sz w:val="40"/>
          <w:szCs w:val="40"/>
        </w:rPr>
        <w:t xml:space="preserve"> Final</w:t>
      </w:r>
      <w:r w:rsidRPr="00CF5E6F">
        <w:rPr>
          <w:b/>
          <w:sz w:val="40"/>
          <w:szCs w:val="40"/>
        </w:rPr>
        <w:t xml:space="preserve"> </w:t>
      </w:r>
      <w:r w:rsidR="00663226" w:rsidRPr="00CF5E6F">
        <w:rPr>
          <w:b/>
          <w:sz w:val="40"/>
          <w:szCs w:val="40"/>
        </w:rPr>
        <w:t>Report</w:t>
      </w:r>
    </w:p>
    <w:p w14:paraId="2BB2D352" w14:textId="0CB0C10D" w:rsidR="003B5AC2" w:rsidRDefault="00CF5E6F" w:rsidP="003B5AC2">
      <w:pPr>
        <w:spacing w:before="240" w:after="240"/>
        <w:jc w:val="center"/>
        <w:rPr>
          <w:b/>
          <w:sz w:val="28"/>
          <w:szCs w:val="28"/>
        </w:rPr>
      </w:pPr>
      <w:r w:rsidRPr="00CF5E6F">
        <w:rPr>
          <w:b/>
          <w:noProof/>
          <w:sz w:val="40"/>
          <w:szCs w:val="40"/>
        </w:rPr>
        <w:drawing>
          <wp:inline distT="0" distB="0" distL="0" distR="0" wp14:anchorId="2A873CE4" wp14:editId="2E7B9285">
            <wp:extent cx="451313" cy="1137684"/>
            <wp:effectExtent l="0" t="0" r="6350" b="5715"/>
            <wp:docPr id="298284851" name="Picture 7" descr="A green and black letter 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8284851" name="Picture 7" descr="A green and black letter n&#10;&#10;AI-generated content may be incorrect."/>
                    <pic:cNvPicPr/>
                  </pic:nvPicPr>
                  <pic:blipFill>
                    <a:blip r:embed="rId9" cstate="print">
                      <a:extLst>
                        <a:ext uri="{28A0092B-C50C-407E-A947-70E740481C1C}">
                          <a14:useLocalDpi xmlns:a14="http://schemas.microsoft.com/office/drawing/2010/main" val="0"/>
                        </a:ext>
                      </a:extLst>
                    </a:blip>
                    <a:stretch>
                      <a:fillRect/>
                    </a:stretch>
                  </pic:blipFill>
                  <pic:spPr>
                    <a:xfrm>
                      <a:off x="0" y="0"/>
                      <a:ext cx="460481" cy="1160796"/>
                    </a:xfrm>
                    <a:prstGeom prst="rect">
                      <a:avLst/>
                    </a:prstGeom>
                  </pic:spPr>
                </pic:pic>
              </a:graphicData>
            </a:graphic>
          </wp:inline>
        </w:drawing>
      </w:r>
    </w:p>
    <w:p w14:paraId="494E1103" w14:textId="77777777" w:rsidR="00CF5E6F" w:rsidRPr="00D60FEE" w:rsidRDefault="00CF5E6F" w:rsidP="007D5FBF">
      <w:pPr>
        <w:spacing w:before="240" w:after="240"/>
        <w:rPr>
          <w:b/>
          <w:sz w:val="28"/>
          <w:szCs w:val="28"/>
        </w:rPr>
      </w:pPr>
    </w:p>
    <w:p w14:paraId="510AE886" w14:textId="77777777" w:rsidR="003B5AC2" w:rsidRPr="008B3513" w:rsidRDefault="003B5AC2" w:rsidP="003B5AC2">
      <w:pPr>
        <w:spacing w:before="240" w:after="240"/>
        <w:jc w:val="center"/>
        <w:rPr>
          <w:i/>
          <w:iCs/>
          <w:sz w:val="32"/>
          <w:szCs w:val="32"/>
        </w:rPr>
      </w:pPr>
      <w:r w:rsidRPr="008B3513">
        <w:rPr>
          <w:b/>
          <w:i/>
          <w:iCs/>
          <w:sz w:val="40"/>
          <w:szCs w:val="40"/>
        </w:rPr>
        <w:t xml:space="preserve">Nexly: An LLM-Powered Chatbot for Student </w:t>
      </w:r>
      <w:r>
        <w:rPr>
          <w:b/>
          <w:i/>
          <w:iCs/>
          <w:sz w:val="40"/>
          <w:szCs w:val="40"/>
        </w:rPr>
        <w:t>Advising</w:t>
      </w:r>
    </w:p>
    <w:p w14:paraId="64E4EA21" w14:textId="77777777" w:rsidR="00297767" w:rsidRDefault="00297767" w:rsidP="00297767">
      <w:pPr>
        <w:spacing w:line="256" w:lineRule="auto"/>
        <w:ind w:left="153"/>
        <w:rPr>
          <w:rFonts w:asciiTheme="minorBidi" w:hAnsiTheme="minorBidi"/>
        </w:rPr>
      </w:pPr>
    </w:p>
    <w:p w14:paraId="4BDAD5BC" w14:textId="77777777" w:rsidR="003B5AC2" w:rsidRDefault="003B5AC2" w:rsidP="003B5AC2">
      <w:pPr>
        <w:spacing w:line="256" w:lineRule="auto"/>
        <w:ind w:left="153"/>
        <w:jc w:val="center"/>
        <w:rPr>
          <w:rFonts w:asciiTheme="minorBidi" w:hAnsiTheme="minorBidi"/>
        </w:rPr>
        <w:sectPr w:rsidR="003B5AC2">
          <w:footerReference w:type="default" r:id="rId10"/>
          <w:pgSz w:w="11906" w:h="16838"/>
          <w:pgMar w:top="1440" w:right="1440" w:bottom="1440" w:left="1440" w:header="708" w:footer="708" w:gutter="0"/>
          <w:cols w:space="708"/>
          <w:docGrid w:linePitch="360"/>
        </w:sectPr>
      </w:pPr>
    </w:p>
    <w:p w14:paraId="57E67637" w14:textId="77777777" w:rsidR="003B5AC2" w:rsidRPr="003B5AC2" w:rsidRDefault="003B5AC2" w:rsidP="003B5AC2">
      <w:pPr>
        <w:jc w:val="center"/>
        <w:rPr>
          <w:rFonts w:asciiTheme="minorBidi" w:hAnsiTheme="minorBidi"/>
          <w:sz w:val="28"/>
          <w:szCs w:val="28"/>
        </w:rPr>
      </w:pPr>
      <w:r w:rsidRPr="003B5AC2">
        <w:rPr>
          <w:rFonts w:asciiTheme="minorBidi" w:hAnsiTheme="minorBidi"/>
          <w:sz w:val="28"/>
          <w:szCs w:val="28"/>
        </w:rPr>
        <w:t>Zyead Ahmad</w:t>
      </w:r>
    </w:p>
    <w:p w14:paraId="3F520F25" w14:textId="77777777" w:rsidR="003B5AC2" w:rsidRPr="003B5AC2" w:rsidRDefault="003B5AC2" w:rsidP="003B5AC2">
      <w:pPr>
        <w:jc w:val="center"/>
        <w:rPr>
          <w:rFonts w:asciiTheme="minorBidi" w:hAnsiTheme="minorBidi"/>
          <w:sz w:val="28"/>
          <w:szCs w:val="28"/>
        </w:rPr>
      </w:pPr>
      <w:r w:rsidRPr="003B5AC2">
        <w:rPr>
          <w:rFonts w:asciiTheme="minorBidi" w:hAnsiTheme="minorBidi"/>
          <w:sz w:val="28"/>
          <w:szCs w:val="28"/>
        </w:rPr>
        <w:t>Theyab Mohammed</w:t>
      </w:r>
    </w:p>
    <w:p w14:paraId="4DA560A7" w14:textId="77777777" w:rsidR="003B5AC2" w:rsidRPr="003B5AC2" w:rsidRDefault="003B5AC2" w:rsidP="003B5AC2">
      <w:pPr>
        <w:jc w:val="center"/>
        <w:rPr>
          <w:rFonts w:asciiTheme="minorBidi" w:hAnsiTheme="minorBidi"/>
          <w:sz w:val="28"/>
          <w:szCs w:val="28"/>
        </w:rPr>
      </w:pPr>
      <w:r w:rsidRPr="003B5AC2">
        <w:rPr>
          <w:rFonts w:asciiTheme="minorBidi" w:hAnsiTheme="minorBidi"/>
          <w:sz w:val="28"/>
          <w:szCs w:val="28"/>
        </w:rPr>
        <w:t>Niaz Mahmud</w:t>
      </w:r>
    </w:p>
    <w:p w14:paraId="57BC3465" w14:textId="092438D8" w:rsidR="003B5AC2" w:rsidRPr="003B5AC2" w:rsidRDefault="003B5AC2" w:rsidP="003B5AC2">
      <w:pPr>
        <w:jc w:val="center"/>
        <w:rPr>
          <w:rFonts w:asciiTheme="minorBidi" w:hAnsiTheme="minorBidi"/>
          <w:sz w:val="28"/>
          <w:szCs w:val="28"/>
        </w:rPr>
      </w:pPr>
      <w:r w:rsidRPr="003B5AC2">
        <w:rPr>
          <w:rFonts w:asciiTheme="minorBidi" w:hAnsiTheme="minorBidi"/>
          <w:sz w:val="28"/>
          <w:szCs w:val="28"/>
        </w:rPr>
        <w:t>Abdullah Almazzmi</w:t>
      </w:r>
    </w:p>
    <w:p w14:paraId="531926AF" w14:textId="09783448" w:rsidR="003B5AC2" w:rsidRPr="003B5AC2" w:rsidRDefault="003B5AC2" w:rsidP="007D5FBF">
      <w:pPr>
        <w:spacing w:line="256" w:lineRule="auto"/>
        <w:rPr>
          <w:rFonts w:asciiTheme="minorBidi" w:hAnsiTheme="minorBidi"/>
          <w:sz w:val="28"/>
          <w:szCs w:val="28"/>
        </w:rPr>
      </w:pPr>
    </w:p>
    <w:p w14:paraId="39B6E445" w14:textId="77777777" w:rsidR="003B5AC2" w:rsidRPr="003B5AC2" w:rsidRDefault="003B5AC2" w:rsidP="003B5AC2">
      <w:pPr>
        <w:spacing w:line="256" w:lineRule="auto"/>
        <w:ind w:left="153"/>
        <w:jc w:val="center"/>
        <w:rPr>
          <w:rFonts w:asciiTheme="minorBidi" w:hAnsiTheme="minorBidi"/>
          <w:sz w:val="28"/>
          <w:szCs w:val="28"/>
        </w:rPr>
      </w:pPr>
      <w:r w:rsidRPr="003B5AC2">
        <w:rPr>
          <w:rFonts w:asciiTheme="minorBidi" w:hAnsiTheme="minorBidi"/>
          <w:sz w:val="28"/>
          <w:szCs w:val="28"/>
        </w:rPr>
        <w:t>U22106802</w:t>
      </w:r>
    </w:p>
    <w:p w14:paraId="385FFE76" w14:textId="77777777" w:rsidR="003B5AC2" w:rsidRPr="003B5AC2" w:rsidRDefault="003B5AC2" w:rsidP="003B5AC2">
      <w:pPr>
        <w:spacing w:line="256" w:lineRule="auto"/>
        <w:ind w:left="153"/>
        <w:jc w:val="center"/>
        <w:rPr>
          <w:rFonts w:asciiTheme="minorBidi" w:hAnsiTheme="minorBidi"/>
          <w:sz w:val="28"/>
          <w:szCs w:val="28"/>
        </w:rPr>
      </w:pPr>
      <w:r w:rsidRPr="003B5AC2">
        <w:rPr>
          <w:rFonts w:asciiTheme="minorBidi" w:hAnsiTheme="minorBidi"/>
          <w:sz w:val="28"/>
          <w:szCs w:val="28"/>
        </w:rPr>
        <w:t>U21100918</w:t>
      </w:r>
    </w:p>
    <w:p w14:paraId="55B1D513" w14:textId="77777777" w:rsidR="003B5AC2" w:rsidRPr="003B5AC2" w:rsidRDefault="003B5AC2" w:rsidP="003B5AC2">
      <w:pPr>
        <w:spacing w:line="256" w:lineRule="auto"/>
        <w:ind w:left="153"/>
        <w:jc w:val="center"/>
        <w:rPr>
          <w:rFonts w:asciiTheme="minorBidi" w:hAnsiTheme="minorBidi"/>
          <w:sz w:val="28"/>
          <w:szCs w:val="28"/>
        </w:rPr>
      </w:pPr>
      <w:r w:rsidRPr="003B5AC2">
        <w:rPr>
          <w:rFonts w:asciiTheme="minorBidi" w:hAnsiTheme="minorBidi"/>
          <w:sz w:val="28"/>
          <w:szCs w:val="28"/>
        </w:rPr>
        <w:t>U21102204</w:t>
      </w:r>
    </w:p>
    <w:p w14:paraId="5B468AC7" w14:textId="22481C6F" w:rsidR="003B5AC2" w:rsidRPr="003B5AC2" w:rsidRDefault="003B5AC2" w:rsidP="003B5AC2">
      <w:pPr>
        <w:spacing w:line="256" w:lineRule="auto"/>
        <w:ind w:left="153"/>
        <w:jc w:val="center"/>
        <w:rPr>
          <w:rFonts w:asciiTheme="minorBidi" w:hAnsiTheme="minorBidi"/>
          <w:sz w:val="28"/>
          <w:szCs w:val="28"/>
        </w:rPr>
      </w:pPr>
      <w:r w:rsidRPr="003B5AC2">
        <w:rPr>
          <w:rFonts w:asciiTheme="minorBidi" w:hAnsiTheme="minorBidi"/>
          <w:sz w:val="28"/>
          <w:szCs w:val="28"/>
        </w:rPr>
        <w:t>U21102590</w:t>
      </w:r>
    </w:p>
    <w:p w14:paraId="25467D77" w14:textId="77777777" w:rsidR="003B5AC2" w:rsidRPr="003B5AC2" w:rsidRDefault="003B5AC2" w:rsidP="003B5AC2">
      <w:pPr>
        <w:spacing w:line="256" w:lineRule="auto"/>
        <w:ind w:left="153"/>
        <w:jc w:val="center"/>
        <w:rPr>
          <w:rFonts w:asciiTheme="minorBidi" w:hAnsiTheme="minorBidi"/>
          <w:sz w:val="28"/>
          <w:szCs w:val="28"/>
        </w:rPr>
        <w:sectPr w:rsidR="003B5AC2" w:rsidRPr="003B5AC2" w:rsidSect="003B5AC2">
          <w:type w:val="continuous"/>
          <w:pgSz w:w="11906" w:h="16838"/>
          <w:pgMar w:top="1440" w:right="1440" w:bottom="1440" w:left="1440" w:header="708" w:footer="708" w:gutter="0"/>
          <w:cols w:num="2" w:space="708"/>
          <w:docGrid w:linePitch="360"/>
        </w:sectPr>
      </w:pPr>
    </w:p>
    <w:p w14:paraId="768E252E" w14:textId="77777777" w:rsidR="003B5AC2" w:rsidRPr="00E47355" w:rsidRDefault="003B5AC2" w:rsidP="007D5FBF">
      <w:pPr>
        <w:spacing w:line="256" w:lineRule="auto"/>
        <w:rPr>
          <w:rFonts w:asciiTheme="minorBidi" w:hAnsiTheme="minorBidi"/>
        </w:rPr>
      </w:pPr>
    </w:p>
    <w:p w14:paraId="1BCA15DB" w14:textId="77777777" w:rsidR="007D5FBF" w:rsidRDefault="003B5AC2" w:rsidP="007D5FBF">
      <w:pPr>
        <w:spacing w:before="240" w:after="240"/>
        <w:jc w:val="center"/>
        <w:rPr>
          <w:b/>
          <w:sz w:val="28"/>
          <w:szCs w:val="28"/>
        </w:rPr>
      </w:pPr>
      <w:r w:rsidRPr="008B3513">
        <w:rPr>
          <w:b/>
          <w:sz w:val="32"/>
          <w:szCs w:val="32"/>
        </w:rPr>
        <w:t xml:space="preserve">Supervisor: Dr. Bouziane Brik </w:t>
      </w:r>
      <w:r w:rsidRPr="00785AE8">
        <w:rPr>
          <w:b/>
          <w:sz w:val="28"/>
          <w:szCs w:val="28"/>
        </w:rPr>
        <w:t xml:space="preserve"> </w:t>
      </w:r>
    </w:p>
    <w:p w14:paraId="224D77C8" w14:textId="0197133F" w:rsidR="00E3411A" w:rsidRPr="007D5FBF" w:rsidRDefault="00E3411A" w:rsidP="007D5FBF">
      <w:pPr>
        <w:spacing w:before="240" w:after="240"/>
        <w:jc w:val="center"/>
        <w:rPr>
          <w:b/>
          <w:sz w:val="32"/>
          <w:szCs w:val="32"/>
        </w:rPr>
      </w:pPr>
      <w:r>
        <w:rPr>
          <w:b/>
          <w:sz w:val="28"/>
          <w:szCs w:val="28"/>
        </w:rPr>
        <w:t xml:space="preserve">April </w:t>
      </w:r>
      <w:r w:rsidR="00C24C43">
        <w:rPr>
          <w:b/>
          <w:sz w:val="28"/>
          <w:szCs w:val="28"/>
        </w:rPr>
        <w:t>20</w:t>
      </w:r>
      <w:r>
        <w:rPr>
          <w:b/>
          <w:sz w:val="28"/>
          <w:szCs w:val="28"/>
        </w:rPr>
        <w:t>25</w:t>
      </w:r>
    </w:p>
    <w:p w14:paraId="290EB931" w14:textId="77777777" w:rsidR="001900F5" w:rsidRDefault="001900F5" w:rsidP="008E1874">
      <w:pPr>
        <w:pStyle w:val="Heading1"/>
      </w:pPr>
    </w:p>
    <w:p w14:paraId="06E20843" w14:textId="64C79002" w:rsidR="001A6203" w:rsidRPr="007C2D00" w:rsidRDefault="001900F5" w:rsidP="007C2D00">
      <w:pPr>
        <w:pStyle w:val="Heading1"/>
      </w:pPr>
      <w:r w:rsidRPr="008E1874">
        <w:t>Table Of Contents</w:t>
      </w:r>
    </w:p>
    <w:tbl>
      <w:tblPr>
        <w:tblStyle w:val="TableGrid0"/>
        <w:tblpPr w:leftFromText="180" w:rightFromText="180" w:vertAnchor="page" w:horzAnchor="margin" w:tblpY="3158"/>
        <w:tblW w:w="921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647"/>
        <w:gridCol w:w="567"/>
      </w:tblGrid>
      <w:tr w:rsidR="007C2D00" w14:paraId="0355F2EA" w14:textId="77777777" w:rsidTr="00F92D6C">
        <w:trPr>
          <w:trHeight w:val="795"/>
        </w:trPr>
        <w:tc>
          <w:tcPr>
            <w:tcW w:w="8647" w:type="dxa"/>
            <w:vAlign w:val="center"/>
          </w:tcPr>
          <w:p w14:paraId="4D4DF7E4" w14:textId="643225DA" w:rsidR="007C2D00" w:rsidRDefault="00861529" w:rsidP="007C2D00">
            <w:pPr>
              <w:pStyle w:val="Heading1"/>
              <w:jc w:val="left"/>
              <w:outlineLvl w:val="0"/>
            </w:pPr>
            <w:hyperlink w:anchor="_Acknowledgements" w:history="1">
              <w:r w:rsidR="007C2D00" w:rsidRPr="00334BD2">
                <w:rPr>
                  <w:rStyle w:val="Hyperlink"/>
                </w:rPr>
                <w:t>Acknowledgements</w:t>
              </w:r>
            </w:hyperlink>
          </w:p>
        </w:tc>
        <w:tc>
          <w:tcPr>
            <w:tcW w:w="567" w:type="dxa"/>
            <w:vAlign w:val="center"/>
          </w:tcPr>
          <w:p w14:paraId="432BD34C" w14:textId="0802F186" w:rsidR="007C2D00" w:rsidRPr="00DD6855" w:rsidRDefault="00861529" w:rsidP="00F92D6C">
            <w:pPr>
              <w:pStyle w:val="Heading1"/>
              <w:jc w:val="right"/>
              <w:outlineLvl w:val="0"/>
            </w:pPr>
            <w:hyperlink w:anchor="_Acknowledgements" w:history="1">
              <w:r w:rsidR="00D836DA">
                <w:rPr>
                  <w:rStyle w:val="Hyperlink"/>
                </w:rPr>
                <w:t>4</w:t>
              </w:r>
            </w:hyperlink>
          </w:p>
        </w:tc>
      </w:tr>
      <w:tr w:rsidR="007C2D00" w14:paraId="2CA600FB" w14:textId="77777777" w:rsidTr="00F92D6C">
        <w:trPr>
          <w:trHeight w:val="795"/>
        </w:trPr>
        <w:tc>
          <w:tcPr>
            <w:tcW w:w="8647" w:type="dxa"/>
            <w:vAlign w:val="center"/>
          </w:tcPr>
          <w:p w14:paraId="1354A87E" w14:textId="6585BB72" w:rsidR="00F92D6C" w:rsidRPr="00861529" w:rsidRDefault="00861529" w:rsidP="00861529">
            <w:pPr>
              <w:pStyle w:val="Heading1"/>
              <w:jc w:val="left"/>
              <w:outlineLvl w:val="0"/>
              <w:rPr>
                <w:color w:val="0000FF"/>
                <w:u w:val="single"/>
              </w:rPr>
            </w:pPr>
            <w:hyperlink w:anchor="_Abstract" w:history="1">
              <w:r w:rsidR="007C2D00" w:rsidRPr="000777F7">
                <w:rPr>
                  <w:rStyle w:val="Hyperlink"/>
                </w:rPr>
                <w:t>Abstract</w:t>
              </w:r>
            </w:hyperlink>
          </w:p>
        </w:tc>
        <w:tc>
          <w:tcPr>
            <w:tcW w:w="567" w:type="dxa"/>
            <w:vAlign w:val="center"/>
          </w:tcPr>
          <w:p w14:paraId="6AA2EFB7" w14:textId="13C41CD3" w:rsidR="007C2D00" w:rsidRDefault="00D836DA" w:rsidP="00F92D6C">
            <w:pPr>
              <w:pStyle w:val="Heading1"/>
              <w:jc w:val="right"/>
              <w:outlineLvl w:val="0"/>
              <w:rPr>
                <w:rStyle w:val="Hyperlink"/>
              </w:rPr>
            </w:pPr>
            <w:r>
              <w:rPr>
                <w:rStyle w:val="Hyperlink"/>
                <w:color w:val="2F5496" w:themeColor="accent1" w:themeShade="BF"/>
              </w:rPr>
              <w:t>5</w:t>
            </w:r>
          </w:p>
          <w:p w14:paraId="31D0A711" w14:textId="695E8861" w:rsidR="00F92D6C" w:rsidRPr="00F92D6C" w:rsidRDefault="00F92D6C" w:rsidP="00F92D6C">
            <w:pPr>
              <w:jc w:val="right"/>
            </w:pPr>
          </w:p>
        </w:tc>
      </w:tr>
      <w:tr w:rsidR="007C2D00" w14:paraId="6737A55C" w14:textId="77777777" w:rsidTr="00F92D6C">
        <w:trPr>
          <w:trHeight w:val="773"/>
        </w:trPr>
        <w:tc>
          <w:tcPr>
            <w:tcW w:w="8647" w:type="dxa"/>
            <w:vAlign w:val="center"/>
          </w:tcPr>
          <w:p w14:paraId="71E0CDB3" w14:textId="2793ED86" w:rsidR="00861529" w:rsidRDefault="00861529" w:rsidP="00861529">
            <w:pPr>
              <w:pStyle w:val="Heading1"/>
              <w:jc w:val="left"/>
              <w:outlineLvl w:val="0"/>
              <w:rPr>
                <w:rStyle w:val="Hyperlink"/>
              </w:rPr>
            </w:pPr>
            <w:hyperlink w:anchor="_General_Introduction" w:history="1">
              <w:r w:rsidR="00AC5B28" w:rsidRPr="000777F7">
                <w:rPr>
                  <w:rStyle w:val="Hyperlink"/>
                </w:rPr>
                <w:t>General I</w:t>
              </w:r>
              <w:r w:rsidR="00EF17E0">
                <w:rPr>
                  <w:rStyle w:val="Hyperlink"/>
                </w:rPr>
                <w:t>ntroduction</w:t>
              </w:r>
            </w:hyperlink>
          </w:p>
          <w:p w14:paraId="710BF2D6" w14:textId="77777777" w:rsidR="00861529" w:rsidRPr="00861529" w:rsidRDefault="00861529" w:rsidP="00861529"/>
          <w:p w14:paraId="23EA12A0" w14:textId="57C686D6" w:rsidR="00861529" w:rsidRPr="00652B6A" w:rsidRDefault="00861529" w:rsidP="00E838A2">
            <w:pPr>
              <w:pStyle w:val="ListParagraph"/>
              <w:numPr>
                <w:ilvl w:val="0"/>
                <w:numId w:val="22"/>
              </w:numPr>
              <w:outlineLvl w:val="2"/>
              <w:rPr>
                <w:bCs/>
              </w:rPr>
            </w:pPr>
            <w:hyperlink w:anchor="_The_Need_for" w:history="1">
              <w:r w:rsidRPr="00652B6A">
                <w:rPr>
                  <w:rStyle w:val="Hyperlink"/>
                  <w:bCs/>
                </w:rPr>
                <w:t>The Need for AI-Driven Academic Support</w:t>
              </w:r>
            </w:hyperlink>
          </w:p>
          <w:p w14:paraId="5D8C6EB2" w14:textId="79F6A54D" w:rsidR="00861529" w:rsidRPr="00652B6A" w:rsidRDefault="00861529" w:rsidP="00E838A2">
            <w:pPr>
              <w:pStyle w:val="Heading2"/>
              <w:numPr>
                <w:ilvl w:val="0"/>
                <w:numId w:val="22"/>
              </w:numPr>
              <w:outlineLvl w:val="1"/>
              <w:rPr>
                <w:b w:val="0"/>
              </w:rPr>
            </w:pPr>
            <w:hyperlink w:anchor="_Introducing_Nexly:_A" w:history="1">
              <w:r w:rsidRPr="00652B6A">
                <w:rPr>
                  <w:rStyle w:val="Hyperlink"/>
                  <w:b w:val="0"/>
                </w:rPr>
                <w:t xml:space="preserve">Introducing </w:t>
              </w:r>
              <w:r w:rsidRPr="00652B6A">
                <w:rPr>
                  <w:rStyle w:val="Hyperlink"/>
                  <w:b w:val="0"/>
                  <w:i/>
                  <w:iCs/>
                </w:rPr>
                <w:t xml:space="preserve">Nexly </w:t>
              </w:r>
              <w:r w:rsidRPr="00652B6A">
                <w:rPr>
                  <w:rStyle w:val="Hyperlink"/>
                  <w:b w:val="0"/>
                </w:rPr>
                <w:t>: A Smart Academic Assistant</w:t>
              </w:r>
            </w:hyperlink>
          </w:p>
          <w:p w14:paraId="778073CC" w14:textId="186389F4" w:rsidR="00861529" w:rsidRPr="00A714AF" w:rsidRDefault="00861529" w:rsidP="00E838A2">
            <w:pPr>
              <w:pStyle w:val="ListParagraph"/>
              <w:numPr>
                <w:ilvl w:val="0"/>
                <w:numId w:val="22"/>
              </w:numPr>
              <w:rPr>
                <w:bCs/>
              </w:rPr>
            </w:pPr>
            <w:hyperlink w:anchor="_Multi-Platform_Accessibility" w:history="1">
              <w:r w:rsidRPr="00652B6A">
                <w:rPr>
                  <w:rStyle w:val="Hyperlink"/>
                  <w:bCs/>
                </w:rPr>
                <w:t>Multi-Platform Accessibility</w:t>
              </w:r>
            </w:hyperlink>
          </w:p>
        </w:tc>
        <w:tc>
          <w:tcPr>
            <w:tcW w:w="567" w:type="dxa"/>
            <w:vAlign w:val="center"/>
          </w:tcPr>
          <w:p w14:paraId="15E7586A" w14:textId="4219F159" w:rsidR="007C2D00" w:rsidRDefault="00861529" w:rsidP="00F92D6C">
            <w:pPr>
              <w:pStyle w:val="Heading1"/>
              <w:jc w:val="right"/>
              <w:outlineLvl w:val="0"/>
            </w:pPr>
            <w:hyperlink w:anchor="_General_Introduction" w:history="1">
              <w:r w:rsidR="00D836DA">
                <w:rPr>
                  <w:rStyle w:val="Hyperlink"/>
                </w:rPr>
                <w:t>6</w:t>
              </w:r>
            </w:hyperlink>
          </w:p>
        </w:tc>
      </w:tr>
      <w:tr w:rsidR="007C2D00" w14:paraId="1CE5A0CA" w14:textId="77777777" w:rsidTr="00F92D6C">
        <w:trPr>
          <w:trHeight w:val="795"/>
        </w:trPr>
        <w:tc>
          <w:tcPr>
            <w:tcW w:w="8647" w:type="dxa"/>
            <w:vAlign w:val="center"/>
          </w:tcPr>
          <w:p w14:paraId="4650750F" w14:textId="77777777" w:rsidR="007C2D00" w:rsidRDefault="00861529" w:rsidP="007C2D00">
            <w:pPr>
              <w:pStyle w:val="Heading1"/>
              <w:jc w:val="left"/>
              <w:outlineLvl w:val="0"/>
              <w:rPr>
                <w:rStyle w:val="Hyperlink"/>
              </w:rPr>
            </w:pPr>
            <w:hyperlink w:anchor="_Litreture_Review" w:history="1">
              <w:r w:rsidR="007C2D00" w:rsidRPr="000777F7">
                <w:rPr>
                  <w:rStyle w:val="Hyperlink"/>
                </w:rPr>
                <w:t>Literature Review</w:t>
              </w:r>
            </w:hyperlink>
          </w:p>
          <w:p w14:paraId="3BC304D4" w14:textId="281184C3" w:rsidR="00A62474" w:rsidRPr="00652B6A" w:rsidRDefault="00023CE0" w:rsidP="00E838A2">
            <w:pPr>
              <w:pStyle w:val="ListParagraph"/>
              <w:numPr>
                <w:ilvl w:val="0"/>
                <w:numId w:val="23"/>
              </w:numPr>
            </w:pPr>
            <w:hyperlink w:anchor="_2.1_Existing_Campus" w:history="1">
              <w:r w:rsidR="00A62474" w:rsidRPr="00652B6A">
                <w:rPr>
                  <w:rStyle w:val="Hyperlink"/>
                </w:rPr>
                <w:t>Existing Campus Assistants</w:t>
              </w:r>
            </w:hyperlink>
          </w:p>
          <w:p w14:paraId="6E0BB2CF" w14:textId="29BE5901" w:rsidR="00A62474" w:rsidRPr="00652B6A" w:rsidRDefault="00023CE0" w:rsidP="00E838A2">
            <w:pPr>
              <w:pStyle w:val="ListParagraph"/>
              <w:numPr>
                <w:ilvl w:val="1"/>
                <w:numId w:val="23"/>
              </w:numPr>
            </w:pPr>
            <w:hyperlink w:anchor="_AISHA_–_Zayed" w:history="1">
              <w:r w:rsidR="00A62474" w:rsidRPr="00652B6A">
                <w:rPr>
                  <w:rStyle w:val="Hyperlink"/>
                </w:rPr>
                <w:t>AISHA – Zayed University</w:t>
              </w:r>
            </w:hyperlink>
            <w:r w:rsidR="00A62474" w:rsidRPr="00652B6A">
              <w:t xml:space="preserve"> </w:t>
            </w:r>
          </w:p>
          <w:p w14:paraId="1AAF280E" w14:textId="4579C9EB" w:rsidR="00A62474" w:rsidRPr="00652B6A" w:rsidRDefault="00023CE0" w:rsidP="00E838A2">
            <w:pPr>
              <w:pStyle w:val="ListParagraph"/>
              <w:numPr>
                <w:ilvl w:val="1"/>
                <w:numId w:val="23"/>
              </w:numPr>
            </w:pPr>
            <w:hyperlink w:anchor="_UAEU_Bot_–" w:history="1">
              <w:r w:rsidR="00A62474" w:rsidRPr="00652B6A">
                <w:rPr>
                  <w:rStyle w:val="Hyperlink"/>
                </w:rPr>
                <w:t>UAEU Bot – UAE University</w:t>
              </w:r>
            </w:hyperlink>
          </w:p>
          <w:p w14:paraId="0A47C976" w14:textId="0B1657E8" w:rsidR="00A62474" w:rsidRPr="00652B6A" w:rsidRDefault="00023CE0" w:rsidP="00E838A2">
            <w:pPr>
              <w:pStyle w:val="ListParagraph"/>
              <w:numPr>
                <w:ilvl w:val="1"/>
                <w:numId w:val="23"/>
              </w:numPr>
            </w:pPr>
            <w:hyperlink w:anchor="_Cal_Student_Central" w:history="1">
              <w:r w:rsidR="00A62474" w:rsidRPr="00652B6A">
                <w:rPr>
                  <w:rStyle w:val="Hyperlink"/>
                </w:rPr>
                <w:t>UC Berkely – Student Central Chatbot</w:t>
              </w:r>
            </w:hyperlink>
            <w:r w:rsidR="00A62474" w:rsidRPr="00652B6A">
              <w:t xml:space="preserve"> </w:t>
            </w:r>
          </w:p>
          <w:p w14:paraId="5CCFA5DE" w14:textId="47837EEF" w:rsidR="00A62474" w:rsidRPr="00A62474" w:rsidRDefault="00023CE0" w:rsidP="00E838A2">
            <w:pPr>
              <w:pStyle w:val="ListParagraph"/>
              <w:numPr>
                <w:ilvl w:val="1"/>
                <w:numId w:val="23"/>
              </w:numPr>
            </w:pPr>
            <w:hyperlink w:anchor="_BARKPLUG_V.2_–" w:history="1">
              <w:r w:rsidR="00A62474" w:rsidRPr="00652B6A">
                <w:rPr>
                  <w:rStyle w:val="Hyperlink"/>
                </w:rPr>
                <w:t>BARKPLUG V.2 – Mississipi State University</w:t>
              </w:r>
            </w:hyperlink>
          </w:p>
        </w:tc>
        <w:tc>
          <w:tcPr>
            <w:tcW w:w="567" w:type="dxa"/>
            <w:vAlign w:val="center"/>
          </w:tcPr>
          <w:p w14:paraId="251B219F" w14:textId="31D1605E" w:rsidR="007C2D00" w:rsidRDefault="00861529" w:rsidP="00F92D6C">
            <w:pPr>
              <w:pStyle w:val="Heading1"/>
              <w:jc w:val="right"/>
              <w:outlineLvl w:val="0"/>
            </w:pPr>
            <w:hyperlink w:anchor="_Litreture_Review" w:history="1">
              <w:r w:rsidR="00D836DA">
                <w:rPr>
                  <w:rStyle w:val="Hyperlink"/>
                </w:rPr>
                <w:t>9</w:t>
              </w:r>
            </w:hyperlink>
          </w:p>
        </w:tc>
      </w:tr>
      <w:tr w:rsidR="007C2D00" w14:paraId="658AC6CF" w14:textId="77777777" w:rsidTr="00F92D6C">
        <w:trPr>
          <w:trHeight w:val="795"/>
        </w:trPr>
        <w:tc>
          <w:tcPr>
            <w:tcW w:w="8647" w:type="dxa"/>
            <w:vAlign w:val="center"/>
          </w:tcPr>
          <w:p w14:paraId="60E6E0C1" w14:textId="77777777" w:rsidR="007C2D00" w:rsidRDefault="00861529" w:rsidP="007C2D00">
            <w:pPr>
              <w:pStyle w:val="Heading1"/>
              <w:jc w:val="left"/>
              <w:outlineLvl w:val="0"/>
              <w:rPr>
                <w:rStyle w:val="Hyperlink"/>
              </w:rPr>
            </w:pPr>
            <w:hyperlink w:anchor="_Data_Collection_and" w:history="1">
              <w:r w:rsidR="007C2D00" w:rsidRPr="000777F7">
                <w:rPr>
                  <w:rStyle w:val="Hyperlink"/>
                </w:rPr>
                <w:t xml:space="preserve">Data </w:t>
              </w:r>
              <w:r w:rsidR="00AC5B28" w:rsidRPr="000777F7">
                <w:rPr>
                  <w:rStyle w:val="Hyperlink"/>
                </w:rPr>
                <w:t>Collection</w:t>
              </w:r>
              <w:r w:rsidR="004779AD" w:rsidRPr="000777F7">
                <w:rPr>
                  <w:rStyle w:val="Hyperlink"/>
                </w:rPr>
                <w:t xml:space="preserve"> and</w:t>
              </w:r>
              <w:r w:rsidR="00AC5B28" w:rsidRPr="000777F7">
                <w:rPr>
                  <w:rStyle w:val="Hyperlink"/>
                </w:rPr>
                <w:t xml:space="preserve"> </w:t>
              </w:r>
              <w:r w:rsidR="003E6B93" w:rsidRPr="000777F7">
                <w:rPr>
                  <w:rStyle w:val="Hyperlink"/>
                </w:rPr>
                <w:t>Processing</w:t>
              </w:r>
            </w:hyperlink>
          </w:p>
          <w:p w14:paraId="1551425C" w14:textId="73AABE1B" w:rsidR="0048048E" w:rsidRPr="00652B6A" w:rsidRDefault="000561E1" w:rsidP="00E838A2">
            <w:pPr>
              <w:pStyle w:val="ListParagraph"/>
              <w:numPr>
                <w:ilvl w:val="0"/>
                <w:numId w:val="24"/>
              </w:numPr>
            </w:pPr>
            <w:hyperlink w:anchor="_3.1_Extract_web" w:history="1">
              <w:r w:rsidR="0048048E" w:rsidRPr="00652B6A">
                <w:rPr>
                  <w:rStyle w:val="Hyperlink"/>
                </w:rPr>
                <w:t>Extract web pages and pdf’s links and store them in .txt file</w:t>
              </w:r>
            </w:hyperlink>
          </w:p>
          <w:p w14:paraId="1A157D1F" w14:textId="5C34C65E" w:rsidR="0048048E" w:rsidRPr="00652B6A" w:rsidRDefault="000561E1" w:rsidP="00E838A2">
            <w:pPr>
              <w:pStyle w:val="ListParagraph"/>
              <w:numPr>
                <w:ilvl w:val="0"/>
                <w:numId w:val="24"/>
              </w:numPr>
            </w:pPr>
            <w:hyperlink w:anchor="_3.1_Extract_web" w:history="1">
              <w:r w:rsidR="0048048E" w:rsidRPr="00652B6A">
                <w:rPr>
                  <w:rStyle w:val="Hyperlink"/>
                </w:rPr>
                <w:t>Read the links and iterate over them</w:t>
              </w:r>
            </w:hyperlink>
          </w:p>
          <w:p w14:paraId="4B6A5729" w14:textId="27B15B28" w:rsidR="0048048E" w:rsidRPr="0048048E" w:rsidRDefault="000561E1" w:rsidP="00E838A2">
            <w:pPr>
              <w:pStyle w:val="ListParagraph"/>
              <w:numPr>
                <w:ilvl w:val="0"/>
                <w:numId w:val="24"/>
              </w:numPr>
            </w:pPr>
            <w:hyperlink w:anchor="_3.1_Extract_web" w:history="1">
              <w:r w:rsidR="0048048E" w:rsidRPr="00652B6A">
                <w:rPr>
                  <w:rStyle w:val="Hyperlink"/>
                  <w:bCs/>
                </w:rPr>
                <w:t>Use llamaIndex to fetch the content from pdf’s</w:t>
              </w:r>
            </w:hyperlink>
          </w:p>
        </w:tc>
        <w:tc>
          <w:tcPr>
            <w:tcW w:w="567" w:type="dxa"/>
            <w:vAlign w:val="center"/>
          </w:tcPr>
          <w:p w14:paraId="499EA0C7" w14:textId="53FE4681" w:rsidR="007C2D00" w:rsidRDefault="00861529" w:rsidP="00F92D6C">
            <w:pPr>
              <w:pStyle w:val="Heading1"/>
              <w:jc w:val="right"/>
              <w:outlineLvl w:val="0"/>
            </w:pPr>
            <w:hyperlink w:anchor="_Data_Collection_and" w:history="1">
              <w:r w:rsidR="00D836DA">
                <w:rPr>
                  <w:rStyle w:val="Hyperlink"/>
                </w:rPr>
                <w:t>11</w:t>
              </w:r>
            </w:hyperlink>
          </w:p>
        </w:tc>
      </w:tr>
      <w:tr w:rsidR="00D44825" w14:paraId="0F336001" w14:textId="77777777" w:rsidTr="00F92D6C">
        <w:trPr>
          <w:trHeight w:val="773"/>
        </w:trPr>
        <w:tc>
          <w:tcPr>
            <w:tcW w:w="8647" w:type="dxa"/>
            <w:vAlign w:val="center"/>
          </w:tcPr>
          <w:p w14:paraId="38232AD8" w14:textId="5F1D6B46" w:rsidR="00D44825" w:rsidRDefault="00861529" w:rsidP="00D44825">
            <w:pPr>
              <w:pStyle w:val="Heading1"/>
              <w:jc w:val="left"/>
              <w:outlineLvl w:val="0"/>
              <w:rPr>
                <w:rStyle w:val="Hyperlink"/>
              </w:rPr>
            </w:pPr>
            <w:hyperlink w:anchor="_Workflow_of_Nexly" w:history="1">
              <w:r w:rsidR="00D44825" w:rsidRPr="000777F7">
                <w:rPr>
                  <w:rStyle w:val="Hyperlink"/>
                </w:rPr>
                <w:t>Workflow of Nexly</w:t>
              </w:r>
              <w:r w:rsidR="004779AD" w:rsidRPr="000777F7">
                <w:rPr>
                  <w:rStyle w:val="Hyperlink"/>
                </w:rPr>
                <w:t xml:space="preserve"> Chatbot</w:t>
              </w:r>
            </w:hyperlink>
          </w:p>
          <w:p w14:paraId="06A938E5" w14:textId="7BAB4AD1" w:rsidR="00B6088E" w:rsidRPr="00652B6A" w:rsidRDefault="00B6088E" w:rsidP="00E838A2">
            <w:pPr>
              <w:pStyle w:val="ListParagraph"/>
              <w:numPr>
                <w:ilvl w:val="0"/>
                <w:numId w:val="25"/>
              </w:numPr>
            </w:pPr>
            <w:hyperlink w:anchor="_4.1_Why_RAG" w:history="1">
              <w:r w:rsidRPr="00652B6A">
                <w:rPr>
                  <w:rStyle w:val="Hyperlink"/>
                </w:rPr>
                <w:t>Why RAG for Nextly-Chatbot</w:t>
              </w:r>
            </w:hyperlink>
          </w:p>
          <w:p w14:paraId="59CA07F8" w14:textId="4033E1AD" w:rsidR="00B6088E" w:rsidRPr="00652B6A" w:rsidRDefault="00B6088E" w:rsidP="00E838A2">
            <w:pPr>
              <w:pStyle w:val="ListParagraph"/>
              <w:numPr>
                <w:ilvl w:val="0"/>
                <w:numId w:val="25"/>
              </w:numPr>
            </w:pPr>
            <w:hyperlink w:anchor="_4.2_Basic_Terminology" w:history="1">
              <w:r w:rsidRPr="00652B6A">
                <w:rPr>
                  <w:rStyle w:val="Hyperlink"/>
                </w:rPr>
                <w:t xml:space="preserve">Basic </w:t>
              </w:r>
              <w:r w:rsidRPr="00652B6A">
                <w:rPr>
                  <w:rStyle w:val="Hyperlink"/>
                  <w:b/>
                  <w:lang w:val="en-US"/>
                </w:rPr>
                <w:t xml:space="preserve"> </w:t>
              </w:r>
              <w:r w:rsidRPr="00652B6A">
                <w:rPr>
                  <w:rStyle w:val="Hyperlink"/>
                  <w:lang w:val="en-US"/>
                </w:rPr>
                <w:t>Terminology</w:t>
              </w:r>
            </w:hyperlink>
          </w:p>
          <w:p w14:paraId="4BEB41A9" w14:textId="6B85558F" w:rsidR="00B6088E" w:rsidRPr="00652B6A" w:rsidRDefault="00B6088E" w:rsidP="00E838A2">
            <w:pPr>
              <w:pStyle w:val="ListParagraph"/>
              <w:numPr>
                <w:ilvl w:val="0"/>
                <w:numId w:val="25"/>
              </w:numPr>
            </w:pPr>
            <w:hyperlink w:anchor="_4.3_Architecture_Of" w:history="1">
              <w:r w:rsidRPr="00652B6A">
                <w:rPr>
                  <w:rStyle w:val="Hyperlink"/>
                  <w:bCs/>
                </w:rPr>
                <w:t>Architecture Of Our Core RAG Model</w:t>
              </w:r>
            </w:hyperlink>
          </w:p>
          <w:p w14:paraId="13F5B4A1" w14:textId="5E3BF24D" w:rsidR="00B6088E" w:rsidRPr="00652B6A" w:rsidRDefault="00B6088E" w:rsidP="00B6088E">
            <w:pPr>
              <w:ind w:left="720"/>
              <w:rPr>
                <w:bCs/>
              </w:rPr>
            </w:pPr>
            <w:r w:rsidRPr="00652B6A">
              <w:rPr>
                <w:bCs/>
              </w:rPr>
              <w:t xml:space="preserve">3.1 </w:t>
            </w:r>
            <w:hyperlink w:anchor="_4.3.1_Document_/" w:history="1">
              <w:r w:rsidRPr="00652B6A">
                <w:rPr>
                  <w:rStyle w:val="Hyperlink"/>
                  <w:bCs/>
                </w:rPr>
                <w:t>Document / Text Processing</w:t>
              </w:r>
            </w:hyperlink>
          </w:p>
          <w:p w14:paraId="528A3530" w14:textId="08C7E2F6" w:rsidR="00B6088E" w:rsidRPr="00652B6A" w:rsidRDefault="00B6088E" w:rsidP="00B6088E">
            <w:pPr>
              <w:ind w:left="720"/>
              <w:rPr>
                <w:bCs/>
              </w:rPr>
            </w:pPr>
            <w:r w:rsidRPr="00652B6A">
              <w:rPr>
                <w:bCs/>
              </w:rPr>
              <w:t xml:space="preserve">3.2 </w:t>
            </w:r>
            <w:hyperlink w:anchor="_4.3.2_Embedding_Creation" w:history="1">
              <w:r w:rsidRPr="00652B6A">
                <w:rPr>
                  <w:rStyle w:val="Hyperlink"/>
                  <w:bCs/>
                </w:rPr>
                <w:t>Embedding Creation</w:t>
              </w:r>
            </w:hyperlink>
          </w:p>
          <w:p w14:paraId="6F93F57B" w14:textId="20AA4785" w:rsidR="00B6088E" w:rsidRPr="00652B6A" w:rsidRDefault="00B6088E" w:rsidP="00B6088E">
            <w:pPr>
              <w:ind w:left="720"/>
              <w:rPr>
                <w:bCs/>
              </w:rPr>
            </w:pPr>
            <w:r w:rsidRPr="00652B6A">
              <w:rPr>
                <w:bCs/>
              </w:rPr>
              <w:t xml:space="preserve">3.3 </w:t>
            </w:r>
            <w:hyperlink w:anchor="_4.2.3__Embedding" w:history="1">
              <w:r w:rsidRPr="00652B6A">
                <w:rPr>
                  <w:rStyle w:val="Hyperlink"/>
                  <w:bCs/>
                </w:rPr>
                <w:t>Embedding Storage</w:t>
              </w:r>
            </w:hyperlink>
          </w:p>
          <w:p w14:paraId="3AA5A5BA" w14:textId="3911BDE1" w:rsidR="00B6088E" w:rsidRPr="00652B6A" w:rsidRDefault="00B6088E" w:rsidP="00B6088E">
            <w:pPr>
              <w:rPr>
                <w:bCs/>
              </w:rPr>
            </w:pPr>
            <w:r w:rsidRPr="00652B6A">
              <w:rPr>
                <w:bCs/>
              </w:rPr>
              <w:t xml:space="preserve">            3.4 </w:t>
            </w:r>
            <w:hyperlink w:anchor="_4.2.4__Embedding" w:history="1">
              <w:r w:rsidRPr="00652B6A">
                <w:rPr>
                  <w:rStyle w:val="Hyperlink"/>
                  <w:bCs/>
                </w:rPr>
                <w:t>Embedding Comparison and Similarity Calculation</w:t>
              </w:r>
            </w:hyperlink>
          </w:p>
          <w:p w14:paraId="2BE1642D" w14:textId="37A43335" w:rsidR="00B6088E" w:rsidRPr="00652B6A" w:rsidRDefault="00B6088E" w:rsidP="00B6088E">
            <w:pPr>
              <w:ind w:left="720"/>
              <w:rPr>
                <w:bCs/>
              </w:rPr>
            </w:pPr>
            <w:r w:rsidRPr="00652B6A">
              <w:rPr>
                <w:bCs/>
              </w:rPr>
              <w:t xml:space="preserve">3.5  </w:t>
            </w:r>
            <w:hyperlink w:anchor="_4.2.5_Pass_the" w:history="1">
              <w:r w:rsidRPr="00652B6A">
                <w:rPr>
                  <w:rStyle w:val="Hyperlink"/>
                  <w:lang w:val="en-US"/>
                </w:rPr>
                <w:t>Pass the retrieved “Chunks” in LLM model</w:t>
              </w:r>
            </w:hyperlink>
            <w:r w:rsidRPr="00652B6A">
              <w:rPr>
                <w:bCs/>
              </w:rPr>
              <w:t xml:space="preserve"> </w:t>
            </w:r>
          </w:p>
          <w:p w14:paraId="3E40608E" w14:textId="4338E609" w:rsidR="000561E1" w:rsidRPr="000561E1" w:rsidRDefault="00B6088E" w:rsidP="00652B6A">
            <w:pPr>
              <w:pStyle w:val="ListParagraph"/>
            </w:pPr>
            <w:r w:rsidRPr="00652B6A">
              <w:t xml:space="preserve">3.6  </w:t>
            </w:r>
            <w:hyperlink w:anchor="_4.2.6_Confidence_Scoring" w:history="1">
              <w:r w:rsidRPr="00652B6A">
                <w:rPr>
                  <w:rStyle w:val="Hyperlink"/>
                  <w:bCs/>
                </w:rPr>
                <w:t>Confidence Scoring for User Queries</w:t>
              </w:r>
            </w:hyperlink>
          </w:p>
        </w:tc>
        <w:tc>
          <w:tcPr>
            <w:tcW w:w="567" w:type="dxa"/>
            <w:vAlign w:val="center"/>
          </w:tcPr>
          <w:p w14:paraId="46C503E6" w14:textId="6A7B6BA3" w:rsidR="00D44825" w:rsidRDefault="00D836DA" w:rsidP="00F92D6C">
            <w:pPr>
              <w:pStyle w:val="Heading1"/>
              <w:jc w:val="right"/>
              <w:outlineLvl w:val="0"/>
            </w:pPr>
            <w:r>
              <w:rPr>
                <w:rStyle w:val="Hyperlink"/>
              </w:rPr>
              <w:t>12</w:t>
            </w:r>
          </w:p>
        </w:tc>
      </w:tr>
      <w:tr w:rsidR="000B7639" w14:paraId="2A20ACE1" w14:textId="77777777" w:rsidTr="00F92D6C">
        <w:trPr>
          <w:trHeight w:val="773"/>
        </w:trPr>
        <w:tc>
          <w:tcPr>
            <w:tcW w:w="8647" w:type="dxa"/>
            <w:vAlign w:val="center"/>
          </w:tcPr>
          <w:p w14:paraId="25C7F649" w14:textId="77777777" w:rsidR="000B7639" w:rsidRDefault="00861529" w:rsidP="007C2D00">
            <w:pPr>
              <w:pStyle w:val="Heading1"/>
              <w:jc w:val="left"/>
              <w:outlineLvl w:val="0"/>
              <w:rPr>
                <w:rStyle w:val="Hyperlink"/>
              </w:rPr>
            </w:pPr>
            <w:hyperlink w:anchor="_Model_UML_Diagrams" w:history="1">
              <w:r w:rsidR="00C14AEC" w:rsidRPr="000777F7">
                <w:rPr>
                  <w:rStyle w:val="Hyperlink"/>
                </w:rPr>
                <w:t>Model UML Diagrams</w:t>
              </w:r>
            </w:hyperlink>
          </w:p>
          <w:p w14:paraId="7398C2A1" w14:textId="251080DC" w:rsidR="007F697F" w:rsidRPr="00E07CAF" w:rsidRDefault="008F21B7" w:rsidP="00E838A2">
            <w:pPr>
              <w:pStyle w:val="ListParagraph"/>
              <w:numPr>
                <w:ilvl w:val="0"/>
                <w:numId w:val="26"/>
              </w:numPr>
            </w:pPr>
            <w:hyperlink w:anchor="_4.3_System_Use" w:history="1">
              <w:r w:rsidR="00E07CAF" w:rsidRPr="008F21B7">
                <w:rPr>
                  <w:rStyle w:val="Hyperlink"/>
                  <w:bCs/>
                </w:rPr>
                <w:t>System Use Case Diagram</w:t>
              </w:r>
            </w:hyperlink>
          </w:p>
          <w:p w14:paraId="09F61D6C" w14:textId="773C21CD" w:rsidR="00E07CAF" w:rsidRPr="00E07CAF" w:rsidRDefault="008F21B7" w:rsidP="00E838A2">
            <w:pPr>
              <w:pStyle w:val="ListParagraph"/>
              <w:numPr>
                <w:ilvl w:val="0"/>
                <w:numId w:val="26"/>
              </w:numPr>
            </w:pPr>
            <w:hyperlink w:anchor="_4.4.1_Embedding_Engine" w:history="1">
              <w:r w:rsidR="00E07CAF" w:rsidRPr="008F21B7">
                <w:rPr>
                  <w:rStyle w:val="Hyperlink"/>
                </w:rPr>
                <w:t>State Diagrams</w:t>
              </w:r>
            </w:hyperlink>
          </w:p>
          <w:p w14:paraId="2EB2C22B" w14:textId="1C937DB1" w:rsidR="00E07CAF" w:rsidRPr="00E07CAF" w:rsidRDefault="008F21B7" w:rsidP="00E838A2">
            <w:pPr>
              <w:pStyle w:val="ListParagraph"/>
              <w:numPr>
                <w:ilvl w:val="1"/>
                <w:numId w:val="26"/>
              </w:numPr>
              <w:rPr>
                <w:bCs/>
              </w:rPr>
            </w:pPr>
            <w:hyperlink w:anchor="_4.4.1_Embedding_Engine" w:history="1">
              <w:r w:rsidR="00E07CAF" w:rsidRPr="008F21B7">
                <w:rPr>
                  <w:rStyle w:val="Hyperlink"/>
                  <w:bCs/>
                </w:rPr>
                <w:t>Embedding Engine State Diagram</w:t>
              </w:r>
            </w:hyperlink>
          </w:p>
          <w:p w14:paraId="6B172FDC" w14:textId="447E1D63" w:rsidR="00E07CAF" w:rsidRPr="00E07CAF" w:rsidRDefault="008F21B7" w:rsidP="00E838A2">
            <w:pPr>
              <w:pStyle w:val="ListParagraph"/>
              <w:numPr>
                <w:ilvl w:val="1"/>
                <w:numId w:val="26"/>
              </w:numPr>
              <w:rPr>
                <w:bCs/>
              </w:rPr>
            </w:pPr>
            <w:hyperlink w:anchor="_4.4.2_Data_Preprocessing" w:history="1">
              <w:r w:rsidR="00E07CAF" w:rsidRPr="008F21B7">
                <w:rPr>
                  <w:rStyle w:val="Hyperlink"/>
                  <w:bCs/>
                </w:rPr>
                <w:t>Data Preprocessing State Diagram</w:t>
              </w:r>
            </w:hyperlink>
          </w:p>
          <w:p w14:paraId="2562C582" w14:textId="0B3E6268" w:rsidR="00E07CAF" w:rsidRPr="00E07CAF" w:rsidRDefault="008F21B7" w:rsidP="00E838A2">
            <w:pPr>
              <w:pStyle w:val="ListParagraph"/>
              <w:numPr>
                <w:ilvl w:val="1"/>
                <w:numId w:val="26"/>
              </w:numPr>
              <w:rPr>
                <w:bCs/>
              </w:rPr>
            </w:pPr>
            <w:hyperlink w:anchor="_4.4.3_Document_Storing" w:history="1">
              <w:r w:rsidR="00E07CAF" w:rsidRPr="008F21B7">
                <w:rPr>
                  <w:rStyle w:val="Hyperlink"/>
                  <w:bCs/>
                </w:rPr>
                <w:t>Document Storing State Diagram</w:t>
              </w:r>
            </w:hyperlink>
          </w:p>
          <w:p w14:paraId="5E776A85" w14:textId="3D9B4EE6" w:rsidR="00E07CAF" w:rsidRPr="00E07CAF" w:rsidRDefault="008F21B7" w:rsidP="00E838A2">
            <w:pPr>
              <w:pStyle w:val="ListParagraph"/>
              <w:numPr>
                <w:ilvl w:val="0"/>
                <w:numId w:val="26"/>
              </w:numPr>
              <w:rPr>
                <w:bCs/>
              </w:rPr>
            </w:pPr>
            <w:hyperlink w:anchor="_4.5_Class_Diagram" w:history="1">
              <w:r w:rsidR="00E07CAF" w:rsidRPr="008F21B7">
                <w:rPr>
                  <w:rStyle w:val="Hyperlink"/>
                  <w:bCs/>
                </w:rPr>
                <w:t>Class Diagram</w:t>
              </w:r>
            </w:hyperlink>
          </w:p>
          <w:p w14:paraId="19878B5A" w14:textId="53281182" w:rsidR="00E07CAF" w:rsidRPr="007F697F" w:rsidRDefault="00E07CAF" w:rsidP="00E07CAF">
            <w:pPr>
              <w:pStyle w:val="ListParagraph"/>
            </w:pPr>
          </w:p>
        </w:tc>
        <w:tc>
          <w:tcPr>
            <w:tcW w:w="567" w:type="dxa"/>
            <w:vAlign w:val="center"/>
          </w:tcPr>
          <w:p w14:paraId="7FF9B84F" w14:textId="78E1D9E5" w:rsidR="000B7639" w:rsidRDefault="00861529" w:rsidP="00F92D6C">
            <w:pPr>
              <w:pStyle w:val="Heading1"/>
              <w:jc w:val="right"/>
              <w:outlineLvl w:val="0"/>
            </w:pPr>
            <w:hyperlink w:anchor="_Model_UML_Diagrams" w:history="1">
              <w:r w:rsidR="00D836DA">
                <w:rPr>
                  <w:rStyle w:val="Hyperlink"/>
                </w:rPr>
                <w:t>1</w:t>
              </w:r>
            </w:hyperlink>
            <w:r w:rsidR="00D836DA">
              <w:rPr>
                <w:rStyle w:val="Hyperlink"/>
              </w:rPr>
              <w:t>7</w:t>
            </w:r>
          </w:p>
        </w:tc>
      </w:tr>
      <w:tr w:rsidR="007C2D00" w14:paraId="5F254C99" w14:textId="77777777" w:rsidTr="00F92D6C">
        <w:trPr>
          <w:trHeight w:val="773"/>
        </w:trPr>
        <w:tc>
          <w:tcPr>
            <w:tcW w:w="8647" w:type="dxa"/>
            <w:vAlign w:val="center"/>
          </w:tcPr>
          <w:p w14:paraId="365E626D" w14:textId="77777777" w:rsidR="007C2D00" w:rsidRDefault="00861529" w:rsidP="007C2D00">
            <w:pPr>
              <w:pStyle w:val="Heading1"/>
              <w:jc w:val="left"/>
              <w:outlineLvl w:val="0"/>
              <w:rPr>
                <w:rStyle w:val="Hyperlink"/>
              </w:rPr>
            </w:pPr>
            <w:hyperlink w:anchor="_Model_Evaluation_Methodology" w:history="1">
              <w:r w:rsidR="00E46D7E" w:rsidRPr="000777F7">
                <w:rPr>
                  <w:rStyle w:val="Hyperlink"/>
                </w:rPr>
                <w:t>Model Evaluation Methodology</w:t>
              </w:r>
            </w:hyperlink>
          </w:p>
          <w:p w14:paraId="744BCE69" w14:textId="67E3CE53" w:rsidR="00916A00" w:rsidRPr="00755B15" w:rsidRDefault="004903D4" w:rsidP="00E838A2">
            <w:pPr>
              <w:pStyle w:val="ListParagraph"/>
              <w:numPr>
                <w:ilvl w:val="0"/>
                <w:numId w:val="27"/>
              </w:numPr>
            </w:pPr>
            <w:hyperlink w:anchor="_5.1.1_Query_1:" w:history="1">
              <w:r w:rsidR="00916A00" w:rsidRPr="004903D4">
                <w:rPr>
                  <w:rStyle w:val="Hyperlink"/>
                  <w:bCs/>
                </w:rPr>
                <w:t>Query 1: MBA Program Tuition and Payment Plans</w:t>
              </w:r>
            </w:hyperlink>
          </w:p>
          <w:p w14:paraId="6A95B52E" w14:textId="7F019F50" w:rsidR="00916A00" w:rsidRPr="00755B15" w:rsidRDefault="006608B4" w:rsidP="00E838A2">
            <w:pPr>
              <w:pStyle w:val="ListParagraph"/>
              <w:numPr>
                <w:ilvl w:val="0"/>
                <w:numId w:val="27"/>
              </w:numPr>
            </w:pPr>
            <w:hyperlink w:anchor="_This_bar_chart" w:history="1">
              <w:r w:rsidR="00755B15" w:rsidRPr="006608B4">
                <w:rPr>
                  <w:rStyle w:val="Hyperlink"/>
                  <w:bCs/>
                </w:rPr>
                <w:t xml:space="preserve">Query 2: </w:t>
              </w:r>
              <w:r w:rsidR="00755B15" w:rsidRPr="006608B4">
                <w:rPr>
                  <w:rStyle w:val="Hyperlink"/>
                  <w:lang w:val="en-US"/>
                </w:rPr>
                <w:t>: PhD in Arabic Language Course Structure</w:t>
              </w:r>
            </w:hyperlink>
          </w:p>
          <w:p w14:paraId="4D6AE942" w14:textId="418EBE4E" w:rsidR="00755B15" w:rsidRPr="00916A00" w:rsidRDefault="005322FF" w:rsidP="00E838A2">
            <w:pPr>
              <w:pStyle w:val="ListParagraph"/>
              <w:numPr>
                <w:ilvl w:val="0"/>
                <w:numId w:val="27"/>
              </w:numPr>
            </w:pPr>
            <w:hyperlink w:anchor="_5.2_Technical_Implementation" w:history="1">
              <w:r w:rsidR="00755B15" w:rsidRPr="005322FF">
                <w:rPr>
                  <w:rStyle w:val="Hyperlink"/>
                  <w:bCs/>
                </w:rPr>
                <w:t>Technical Implementation and Areas of Improvement</w:t>
              </w:r>
            </w:hyperlink>
          </w:p>
        </w:tc>
        <w:tc>
          <w:tcPr>
            <w:tcW w:w="567" w:type="dxa"/>
            <w:vAlign w:val="center"/>
          </w:tcPr>
          <w:p w14:paraId="19835A20" w14:textId="1788E6B8" w:rsidR="007C2D00" w:rsidRDefault="00D836DA" w:rsidP="00F92D6C">
            <w:pPr>
              <w:pStyle w:val="Heading1"/>
              <w:jc w:val="right"/>
              <w:outlineLvl w:val="0"/>
            </w:pPr>
            <w:r>
              <w:rPr>
                <w:rStyle w:val="Hyperlink"/>
              </w:rPr>
              <w:t>20</w:t>
            </w:r>
          </w:p>
        </w:tc>
      </w:tr>
      <w:tr w:rsidR="007C2D00" w14:paraId="2B187B86" w14:textId="77777777" w:rsidTr="00F92D6C">
        <w:trPr>
          <w:trHeight w:val="773"/>
        </w:trPr>
        <w:tc>
          <w:tcPr>
            <w:tcW w:w="8647" w:type="dxa"/>
            <w:vAlign w:val="center"/>
          </w:tcPr>
          <w:p w14:paraId="35E9B37A" w14:textId="77777777" w:rsidR="007C2D00" w:rsidRDefault="00861529" w:rsidP="007C2D00">
            <w:pPr>
              <w:pStyle w:val="Heading1"/>
              <w:jc w:val="left"/>
              <w:outlineLvl w:val="0"/>
              <w:rPr>
                <w:rStyle w:val="Hyperlink"/>
              </w:rPr>
            </w:pPr>
            <w:hyperlink w:anchor="_Nexly_Mobile" w:history="1">
              <w:r w:rsidR="007C2D00" w:rsidRPr="000777F7">
                <w:rPr>
                  <w:rStyle w:val="Hyperlink"/>
                </w:rPr>
                <w:t>Nexly Mobile</w:t>
              </w:r>
            </w:hyperlink>
          </w:p>
          <w:p w14:paraId="08E53570" w14:textId="543B73E3" w:rsidR="005322FF" w:rsidRPr="0090590D" w:rsidRDefault="0090590D" w:rsidP="00E838A2">
            <w:pPr>
              <w:pStyle w:val="ListParagraph"/>
              <w:numPr>
                <w:ilvl w:val="0"/>
                <w:numId w:val="28"/>
              </w:numPr>
            </w:pPr>
            <w:hyperlink w:anchor="_6.1_Why_a" w:history="1">
              <w:r w:rsidR="007E0C0B" w:rsidRPr="0090590D">
                <w:rPr>
                  <w:rStyle w:val="Hyperlink"/>
                </w:rPr>
                <w:t>Why a Mobile</w:t>
              </w:r>
              <w:r w:rsidR="007E0C0B" w:rsidRPr="0090590D">
                <w:rPr>
                  <w:rStyle w:val="Hyperlink"/>
                </w:rPr>
                <w:noBreakHyphen/>
                <w:t>First Academic Assistant?</w:t>
              </w:r>
            </w:hyperlink>
          </w:p>
          <w:p w14:paraId="1FFBFAF3" w14:textId="5DB6C1C6" w:rsidR="007E0C0B" w:rsidRPr="0090590D" w:rsidRDefault="0090590D" w:rsidP="00E838A2">
            <w:pPr>
              <w:pStyle w:val="ListParagraph"/>
              <w:numPr>
                <w:ilvl w:val="0"/>
                <w:numId w:val="28"/>
              </w:numPr>
            </w:pPr>
            <w:hyperlink w:anchor="_6.2_Design_Philosophy" w:history="1">
              <w:r w:rsidR="007C3F8C" w:rsidRPr="0090590D">
                <w:rPr>
                  <w:rStyle w:val="Hyperlink"/>
                </w:rPr>
                <w:t>Design Philosophy &amp; Human</w:t>
              </w:r>
              <w:r w:rsidR="007C3F8C" w:rsidRPr="0090590D">
                <w:rPr>
                  <w:rStyle w:val="Hyperlink"/>
                </w:rPr>
                <w:noBreakHyphen/>
                <w:t>Centred Objectives</w:t>
              </w:r>
            </w:hyperlink>
          </w:p>
          <w:p w14:paraId="6F8505E0" w14:textId="33DB096D" w:rsidR="007C3F8C" w:rsidRPr="0090590D" w:rsidRDefault="0090590D" w:rsidP="00E838A2">
            <w:pPr>
              <w:pStyle w:val="ListParagraph"/>
              <w:numPr>
                <w:ilvl w:val="0"/>
                <w:numId w:val="28"/>
              </w:numPr>
            </w:pPr>
            <w:hyperlink w:anchor="_6.3_System_Overview" w:history="1">
              <w:r w:rsidR="007C3F8C" w:rsidRPr="0090590D">
                <w:rPr>
                  <w:rStyle w:val="Hyperlink"/>
                </w:rPr>
                <w:t>System Overview</w:t>
              </w:r>
            </w:hyperlink>
          </w:p>
          <w:p w14:paraId="1D7D870F" w14:textId="7AE3A2E8" w:rsidR="007C3F8C" w:rsidRPr="0090590D" w:rsidRDefault="0090590D" w:rsidP="00E838A2">
            <w:pPr>
              <w:pStyle w:val="Heading2"/>
              <w:numPr>
                <w:ilvl w:val="0"/>
                <w:numId w:val="28"/>
              </w:numPr>
              <w:rPr>
                <w:b w:val="0"/>
              </w:rPr>
            </w:pPr>
            <w:hyperlink w:anchor="_6.4_Workflow_and" w:history="1">
              <w:r w:rsidR="007C3F8C" w:rsidRPr="0090590D">
                <w:rPr>
                  <w:rStyle w:val="Hyperlink"/>
                  <w:b w:val="0"/>
                </w:rPr>
                <w:t>Workflow and Component Architecture</w:t>
              </w:r>
            </w:hyperlink>
          </w:p>
          <w:p w14:paraId="5B99970E" w14:textId="0A77E0E3" w:rsidR="007C3F8C" w:rsidRPr="0090590D" w:rsidRDefault="0090590D" w:rsidP="00E838A2">
            <w:pPr>
              <w:pStyle w:val="ListParagraph"/>
              <w:numPr>
                <w:ilvl w:val="0"/>
                <w:numId w:val="28"/>
              </w:numPr>
            </w:pPr>
            <w:hyperlink w:anchor="_6.5_UI_and" w:history="1">
              <w:r w:rsidR="007C3F8C" w:rsidRPr="0090590D">
                <w:rPr>
                  <w:rStyle w:val="Hyperlink"/>
                </w:rPr>
                <w:t>UI and Main Components</w:t>
              </w:r>
            </w:hyperlink>
          </w:p>
          <w:p w14:paraId="3B1D58C6" w14:textId="2B2D2239" w:rsidR="007C3F8C" w:rsidRPr="0090590D" w:rsidRDefault="0090590D" w:rsidP="00E838A2">
            <w:pPr>
              <w:pStyle w:val="ListParagraph"/>
              <w:numPr>
                <w:ilvl w:val="0"/>
                <w:numId w:val="28"/>
              </w:numPr>
            </w:pPr>
            <w:hyperlink w:anchor="_6.6_AI_Services" w:history="1">
              <w:r w:rsidR="007C3F8C" w:rsidRPr="0090590D">
                <w:rPr>
                  <w:rStyle w:val="Hyperlink"/>
                </w:rPr>
                <w:t>AI Services Summary</w:t>
              </w:r>
            </w:hyperlink>
          </w:p>
          <w:p w14:paraId="2D67B752" w14:textId="1864D7CC" w:rsidR="007C3F8C" w:rsidRPr="0090590D" w:rsidRDefault="0090590D" w:rsidP="00E838A2">
            <w:pPr>
              <w:pStyle w:val="ListParagraph"/>
              <w:numPr>
                <w:ilvl w:val="0"/>
                <w:numId w:val="28"/>
              </w:numPr>
            </w:pPr>
            <w:hyperlink w:anchor="_6.7__Error" w:history="1">
              <w:r w:rsidR="007C3F8C" w:rsidRPr="0090590D">
                <w:rPr>
                  <w:rStyle w:val="Hyperlink"/>
                </w:rPr>
                <w:t>Error Handling Strategy</w:t>
              </w:r>
            </w:hyperlink>
          </w:p>
          <w:p w14:paraId="2BBB358C" w14:textId="487BC64A" w:rsidR="007C3F8C" w:rsidRPr="0090590D" w:rsidRDefault="0090590D" w:rsidP="00E838A2">
            <w:pPr>
              <w:pStyle w:val="ListParagraph"/>
              <w:numPr>
                <w:ilvl w:val="0"/>
                <w:numId w:val="28"/>
              </w:numPr>
            </w:pPr>
            <w:hyperlink w:anchor="_6.8__More" w:history="1">
              <w:r w:rsidR="007C3F8C" w:rsidRPr="0090590D">
                <w:rPr>
                  <w:rStyle w:val="Hyperlink"/>
                </w:rPr>
                <w:t>More on Features and Precautions</w:t>
              </w:r>
            </w:hyperlink>
          </w:p>
          <w:p w14:paraId="34F874A8" w14:textId="12C2EA16" w:rsidR="007C3F8C" w:rsidRPr="005322FF" w:rsidRDefault="0090590D" w:rsidP="00E838A2">
            <w:pPr>
              <w:pStyle w:val="ListParagraph"/>
              <w:numPr>
                <w:ilvl w:val="0"/>
                <w:numId w:val="28"/>
              </w:numPr>
            </w:pPr>
            <w:hyperlink w:anchor="_6.8__Future" w:history="1">
              <w:r w:rsidR="007C3F8C" w:rsidRPr="0090590D">
                <w:rPr>
                  <w:rStyle w:val="Hyperlink"/>
                </w:rPr>
                <w:t>Future Directions</w:t>
              </w:r>
            </w:hyperlink>
          </w:p>
        </w:tc>
        <w:tc>
          <w:tcPr>
            <w:tcW w:w="567" w:type="dxa"/>
            <w:vAlign w:val="center"/>
          </w:tcPr>
          <w:p w14:paraId="3AA01A29" w14:textId="5FD48441" w:rsidR="007C2D00" w:rsidRDefault="00861529" w:rsidP="00F92D6C">
            <w:pPr>
              <w:pStyle w:val="Heading1"/>
              <w:jc w:val="right"/>
              <w:outlineLvl w:val="0"/>
            </w:pPr>
            <w:hyperlink w:anchor="_Nexly_Mobile" w:history="1">
              <w:r w:rsidR="004779AD" w:rsidRPr="000777F7">
                <w:rPr>
                  <w:rStyle w:val="Hyperlink"/>
                </w:rPr>
                <w:t>2</w:t>
              </w:r>
            </w:hyperlink>
            <w:r w:rsidR="00D836DA">
              <w:rPr>
                <w:rStyle w:val="Hyperlink"/>
              </w:rPr>
              <w:t>3</w:t>
            </w:r>
          </w:p>
        </w:tc>
      </w:tr>
      <w:tr w:rsidR="007C2D00" w14:paraId="5A26E0D8" w14:textId="77777777" w:rsidTr="00F92D6C">
        <w:trPr>
          <w:trHeight w:val="773"/>
        </w:trPr>
        <w:tc>
          <w:tcPr>
            <w:tcW w:w="8647" w:type="dxa"/>
            <w:vAlign w:val="center"/>
          </w:tcPr>
          <w:p w14:paraId="72E7C50A" w14:textId="77777777" w:rsidR="007C2D00" w:rsidRDefault="00861529" w:rsidP="007C2D00">
            <w:pPr>
              <w:pStyle w:val="Heading1"/>
              <w:jc w:val="left"/>
              <w:outlineLvl w:val="0"/>
              <w:rPr>
                <w:rStyle w:val="Hyperlink"/>
              </w:rPr>
            </w:pPr>
            <w:hyperlink w:anchor="_Nexly_Web" w:history="1">
              <w:r w:rsidR="00DC2B3D" w:rsidRPr="000777F7">
                <w:rPr>
                  <w:rStyle w:val="Hyperlink"/>
                </w:rPr>
                <w:t>Nexly Web</w:t>
              </w:r>
            </w:hyperlink>
          </w:p>
          <w:p w14:paraId="37B10364" w14:textId="00585C29" w:rsidR="00991C1E" w:rsidRPr="005A46DF" w:rsidRDefault="005A46DF" w:rsidP="00E838A2">
            <w:pPr>
              <w:pStyle w:val="ListParagraph"/>
              <w:numPr>
                <w:ilvl w:val="0"/>
                <w:numId w:val="29"/>
              </w:numPr>
            </w:pPr>
            <w:hyperlink w:anchor="_7.1_Why_a" w:history="1">
              <w:r w:rsidR="00B61534" w:rsidRPr="005A46DF">
                <w:rPr>
                  <w:rStyle w:val="Hyperlink"/>
                </w:rPr>
                <w:t>Why a Web-Based Academic Assistant?</w:t>
              </w:r>
            </w:hyperlink>
          </w:p>
          <w:p w14:paraId="74CA0C32" w14:textId="3B86242D" w:rsidR="00B61534" w:rsidRPr="005A46DF" w:rsidRDefault="005A46DF" w:rsidP="00E838A2">
            <w:pPr>
              <w:pStyle w:val="ListParagraph"/>
              <w:numPr>
                <w:ilvl w:val="0"/>
                <w:numId w:val="29"/>
              </w:numPr>
            </w:pPr>
            <w:hyperlink w:anchor="_7.2_System_Overview:" w:history="1">
              <w:r w:rsidR="00B61534" w:rsidRPr="005A46DF">
                <w:rPr>
                  <w:rStyle w:val="Hyperlink"/>
                </w:rPr>
                <w:t>System Overview: Frontend and Backend</w:t>
              </w:r>
            </w:hyperlink>
          </w:p>
          <w:p w14:paraId="609834EF" w14:textId="3727BFFD" w:rsidR="00B61534" w:rsidRPr="005A46DF" w:rsidRDefault="005A46DF" w:rsidP="00E838A2">
            <w:pPr>
              <w:pStyle w:val="ListParagraph"/>
              <w:numPr>
                <w:ilvl w:val="1"/>
                <w:numId w:val="29"/>
              </w:numPr>
            </w:pPr>
            <w:hyperlink w:anchor="_7.2_System_Overview:" w:history="1">
              <w:r w:rsidR="00B61534" w:rsidRPr="005A46DF">
                <w:rPr>
                  <w:rStyle w:val="Hyperlink"/>
                </w:rPr>
                <w:t>FrontEnd Architecture</w:t>
              </w:r>
            </w:hyperlink>
            <w:r w:rsidR="00B61534" w:rsidRPr="005A46DF">
              <w:t xml:space="preserve"> </w:t>
            </w:r>
          </w:p>
          <w:p w14:paraId="68D2A883" w14:textId="07C947D9" w:rsidR="00B61534" w:rsidRPr="005A46DF" w:rsidRDefault="005A46DF" w:rsidP="00E838A2">
            <w:pPr>
              <w:pStyle w:val="ListParagraph"/>
              <w:numPr>
                <w:ilvl w:val="1"/>
                <w:numId w:val="29"/>
              </w:numPr>
            </w:pPr>
            <w:hyperlink w:anchor="_Backend_Architecture" w:history="1">
              <w:r w:rsidR="00B61534" w:rsidRPr="005A46DF">
                <w:rPr>
                  <w:rStyle w:val="Hyperlink"/>
                </w:rPr>
                <w:t>Backend  Architecture</w:t>
              </w:r>
            </w:hyperlink>
          </w:p>
          <w:p w14:paraId="1D86BA44" w14:textId="780E4EE5" w:rsidR="00B61534" w:rsidRPr="005A46DF" w:rsidRDefault="005A46DF" w:rsidP="00E838A2">
            <w:pPr>
              <w:pStyle w:val="ListParagraph"/>
              <w:numPr>
                <w:ilvl w:val="0"/>
                <w:numId w:val="29"/>
              </w:numPr>
            </w:pPr>
            <w:hyperlink w:anchor="_7.3_User_Interface" w:history="1">
              <w:r w:rsidR="00B61534" w:rsidRPr="005A46DF">
                <w:rPr>
                  <w:rStyle w:val="Hyperlink"/>
                </w:rPr>
                <w:t>User Interface</w:t>
              </w:r>
            </w:hyperlink>
          </w:p>
          <w:p w14:paraId="0059BCDD" w14:textId="6B78719F" w:rsidR="00B61534" w:rsidRPr="005A46DF" w:rsidRDefault="005A46DF" w:rsidP="00E838A2">
            <w:pPr>
              <w:pStyle w:val="ListParagraph"/>
              <w:numPr>
                <w:ilvl w:val="0"/>
                <w:numId w:val="29"/>
              </w:numPr>
            </w:pPr>
            <w:hyperlink w:anchor="_7.4_Future_Direction" w:history="1">
              <w:r w:rsidR="00B61534" w:rsidRPr="005A46DF">
                <w:rPr>
                  <w:rStyle w:val="Hyperlink"/>
                  <w:bCs/>
                  <w:noProof/>
                </w:rPr>
                <w:t>Future Direction for Nexly Website</w:t>
              </w:r>
            </w:hyperlink>
          </w:p>
          <w:p w14:paraId="1726CF81" w14:textId="3D3C1DBE" w:rsidR="00B61534" w:rsidRPr="005A46DF" w:rsidRDefault="005A46DF" w:rsidP="00E838A2">
            <w:pPr>
              <w:pStyle w:val="ListParagraph"/>
              <w:numPr>
                <w:ilvl w:val="0"/>
                <w:numId w:val="29"/>
              </w:numPr>
            </w:pPr>
            <w:hyperlink w:anchor="_7.5_Class_Diagram" w:history="1">
              <w:r w:rsidR="00B61534" w:rsidRPr="005A46DF">
                <w:rPr>
                  <w:rStyle w:val="Hyperlink"/>
                </w:rPr>
                <w:t>UML Diagrams</w:t>
              </w:r>
            </w:hyperlink>
          </w:p>
          <w:p w14:paraId="2C698AEB" w14:textId="73FA1973" w:rsidR="00B61534" w:rsidRPr="005A46DF" w:rsidRDefault="00634858" w:rsidP="00E838A2">
            <w:pPr>
              <w:pStyle w:val="ListParagraph"/>
              <w:numPr>
                <w:ilvl w:val="1"/>
                <w:numId w:val="29"/>
              </w:numPr>
            </w:pPr>
            <w:hyperlink w:anchor="_7.5_Class_Diagram" w:history="1">
              <w:r w:rsidR="00B61534" w:rsidRPr="00634858">
                <w:rPr>
                  <w:rStyle w:val="Hyperlink"/>
                </w:rPr>
                <w:t>Class Diagrams</w:t>
              </w:r>
            </w:hyperlink>
          </w:p>
          <w:p w14:paraId="4F0F97FD" w14:textId="7695EB65" w:rsidR="00B61534" w:rsidRPr="005A46DF" w:rsidRDefault="00634858" w:rsidP="00E838A2">
            <w:pPr>
              <w:pStyle w:val="ListParagraph"/>
              <w:numPr>
                <w:ilvl w:val="1"/>
                <w:numId w:val="29"/>
              </w:numPr>
            </w:pPr>
            <w:hyperlink w:anchor="_7.6_State_Transition" w:history="1">
              <w:r w:rsidR="00B61534" w:rsidRPr="00634858">
                <w:rPr>
                  <w:rStyle w:val="Hyperlink"/>
                </w:rPr>
                <w:t>State Transition Diagrams</w:t>
              </w:r>
            </w:hyperlink>
          </w:p>
          <w:p w14:paraId="749D2151" w14:textId="7B0D8870" w:rsidR="00B61534" w:rsidRPr="00991C1E" w:rsidRDefault="00B61534" w:rsidP="00B61534">
            <w:pPr>
              <w:pStyle w:val="ListParagraph"/>
            </w:pPr>
          </w:p>
        </w:tc>
        <w:tc>
          <w:tcPr>
            <w:tcW w:w="567" w:type="dxa"/>
            <w:vAlign w:val="center"/>
          </w:tcPr>
          <w:p w14:paraId="4B140594" w14:textId="10FD4600" w:rsidR="007C2D00" w:rsidRDefault="00D836DA" w:rsidP="00F92D6C">
            <w:pPr>
              <w:pStyle w:val="Heading1"/>
              <w:jc w:val="right"/>
              <w:outlineLvl w:val="0"/>
            </w:pPr>
            <w:r>
              <w:rPr>
                <w:rStyle w:val="Hyperlink"/>
              </w:rPr>
              <w:t>30</w:t>
            </w:r>
          </w:p>
        </w:tc>
      </w:tr>
      <w:tr w:rsidR="007C2D00" w14:paraId="28B404EF" w14:textId="77777777" w:rsidTr="00F92D6C">
        <w:trPr>
          <w:trHeight w:val="773"/>
        </w:trPr>
        <w:tc>
          <w:tcPr>
            <w:tcW w:w="8647" w:type="dxa"/>
            <w:vAlign w:val="center"/>
          </w:tcPr>
          <w:p w14:paraId="18EC29CF" w14:textId="77777777" w:rsidR="007C2D00" w:rsidRDefault="00861529" w:rsidP="007C2D00">
            <w:pPr>
              <w:pStyle w:val="Heading1"/>
              <w:jc w:val="left"/>
              <w:outlineLvl w:val="0"/>
              <w:rPr>
                <w:rStyle w:val="Hyperlink"/>
              </w:rPr>
            </w:pPr>
            <w:hyperlink w:anchor="_Conclusion" w:history="1">
              <w:r w:rsidR="007C2D00" w:rsidRPr="000777F7">
                <w:rPr>
                  <w:rStyle w:val="Hyperlink"/>
                </w:rPr>
                <w:t>Conclusion</w:t>
              </w:r>
            </w:hyperlink>
          </w:p>
          <w:p w14:paraId="752AA90C" w14:textId="1F93F409" w:rsidR="00B339D4" w:rsidRPr="00B272AE" w:rsidRDefault="00B272AE" w:rsidP="00E838A2">
            <w:pPr>
              <w:pStyle w:val="Heading2"/>
              <w:numPr>
                <w:ilvl w:val="0"/>
                <w:numId w:val="30"/>
              </w:numPr>
              <w:rPr>
                <w:b w:val="0"/>
              </w:rPr>
            </w:pPr>
            <w:hyperlink w:anchor="_What_We_Achieved" w:history="1">
              <w:r w:rsidR="00B339D4" w:rsidRPr="00B272AE">
                <w:rPr>
                  <w:rStyle w:val="Hyperlink"/>
                  <w:b w:val="0"/>
                </w:rPr>
                <w:t>What We Achieved</w:t>
              </w:r>
            </w:hyperlink>
          </w:p>
          <w:p w14:paraId="34AE4ABA" w14:textId="1FBC247E" w:rsidR="00B339D4" w:rsidRPr="00B272AE" w:rsidRDefault="00B272AE" w:rsidP="00E838A2">
            <w:pPr>
              <w:pStyle w:val="Heading2"/>
              <w:numPr>
                <w:ilvl w:val="0"/>
                <w:numId w:val="30"/>
              </w:numPr>
              <w:outlineLvl w:val="1"/>
              <w:rPr>
                <w:b w:val="0"/>
              </w:rPr>
            </w:pPr>
            <w:hyperlink w:anchor="_Why_It_Matters" w:history="1">
              <w:r w:rsidR="00B339D4" w:rsidRPr="00B272AE">
                <w:rPr>
                  <w:rStyle w:val="Hyperlink"/>
                  <w:b w:val="0"/>
                </w:rPr>
                <w:t>Why It Matters</w:t>
              </w:r>
            </w:hyperlink>
          </w:p>
          <w:p w14:paraId="57CD4BCD" w14:textId="5AB9B4A1" w:rsidR="00B339D4" w:rsidRPr="00B272AE" w:rsidRDefault="00B272AE" w:rsidP="00E838A2">
            <w:pPr>
              <w:pStyle w:val="Heading2"/>
              <w:numPr>
                <w:ilvl w:val="0"/>
                <w:numId w:val="30"/>
              </w:numPr>
              <w:rPr>
                <w:b w:val="0"/>
              </w:rPr>
            </w:pPr>
            <w:hyperlink w:anchor="_Honest_Limitations" w:history="1">
              <w:r w:rsidR="00B339D4" w:rsidRPr="00B272AE">
                <w:rPr>
                  <w:rStyle w:val="Hyperlink"/>
                  <w:b w:val="0"/>
                </w:rPr>
                <w:t>Honest Limitations</w:t>
              </w:r>
            </w:hyperlink>
          </w:p>
          <w:p w14:paraId="0828B2BB" w14:textId="4327B91C" w:rsidR="00B339D4" w:rsidRPr="00B272AE" w:rsidRDefault="00B272AE" w:rsidP="00E838A2">
            <w:pPr>
              <w:pStyle w:val="Heading2"/>
              <w:numPr>
                <w:ilvl w:val="0"/>
                <w:numId w:val="30"/>
              </w:numPr>
              <w:rPr>
                <w:b w:val="0"/>
              </w:rPr>
            </w:pPr>
            <w:hyperlink w:anchor="_Where_We_Go" w:history="1">
              <w:r w:rsidR="00B339D4" w:rsidRPr="00B272AE">
                <w:rPr>
                  <w:rStyle w:val="Hyperlink"/>
                  <w:b w:val="0"/>
                </w:rPr>
                <w:t>Where We Go Next</w:t>
              </w:r>
            </w:hyperlink>
          </w:p>
          <w:p w14:paraId="208CB5C2" w14:textId="6F2B4379" w:rsidR="00B339D4" w:rsidRPr="00B339D4" w:rsidRDefault="00B272AE" w:rsidP="00E838A2">
            <w:pPr>
              <w:pStyle w:val="Heading2"/>
              <w:numPr>
                <w:ilvl w:val="0"/>
                <w:numId w:val="30"/>
              </w:numPr>
            </w:pPr>
            <w:hyperlink w:anchor="_Final_Thoughts" w:history="1">
              <w:r w:rsidR="00B339D4" w:rsidRPr="00B272AE">
                <w:rPr>
                  <w:rStyle w:val="Hyperlink"/>
                  <w:b w:val="0"/>
                </w:rPr>
                <w:t>Final Thoughts</w:t>
              </w:r>
            </w:hyperlink>
          </w:p>
        </w:tc>
        <w:tc>
          <w:tcPr>
            <w:tcW w:w="567" w:type="dxa"/>
            <w:vAlign w:val="center"/>
          </w:tcPr>
          <w:p w14:paraId="51258D8C" w14:textId="3D9F85EB" w:rsidR="007C2D00" w:rsidRDefault="00D836DA" w:rsidP="00F92D6C">
            <w:pPr>
              <w:pStyle w:val="Heading1"/>
              <w:jc w:val="right"/>
              <w:outlineLvl w:val="0"/>
            </w:pPr>
            <w:r>
              <w:rPr>
                <w:rStyle w:val="Hyperlink"/>
              </w:rPr>
              <w:t>36</w:t>
            </w:r>
          </w:p>
        </w:tc>
      </w:tr>
      <w:tr w:rsidR="007C2D00" w14:paraId="790DB05F" w14:textId="77777777" w:rsidTr="00F92D6C">
        <w:trPr>
          <w:trHeight w:val="773"/>
        </w:trPr>
        <w:tc>
          <w:tcPr>
            <w:tcW w:w="8647" w:type="dxa"/>
            <w:vAlign w:val="center"/>
          </w:tcPr>
          <w:p w14:paraId="1D2E0CD5" w14:textId="2262FD03" w:rsidR="007C2D00" w:rsidRDefault="00861529" w:rsidP="007C2D00">
            <w:pPr>
              <w:pStyle w:val="Heading1"/>
              <w:jc w:val="left"/>
              <w:outlineLvl w:val="0"/>
            </w:pPr>
            <w:hyperlink w:anchor="_References" w:history="1">
              <w:r w:rsidR="007C2D00" w:rsidRPr="000777F7">
                <w:rPr>
                  <w:rStyle w:val="Hyperlink"/>
                </w:rPr>
                <w:t>References</w:t>
              </w:r>
            </w:hyperlink>
          </w:p>
        </w:tc>
        <w:tc>
          <w:tcPr>
            <w:tcW w:w="567" w:type="dxa"/>
            <w:vAlign w:val="center"/>
          </w:tcPr>
          <w:p w14:paraId="0AAF1036" w14:textId="41FB57DC" w:rsidR="007C2D00" w:rsidRDefault="00D836DA" w:rsidP="00F92D6C">
            <w:pPr>
              <w:pStyle w:val="Heading1"/>
              <w:jc w:val="right"/>
              <w:outlineLvl w:val="0"/>
            </w:pPr>
            <w:r>
              <w:rPr>
                <w:rStyle w:val="Hyperlink"/>
              </w:rPr>
              <w:t>38</w:t>
            </w:r>
          </w:p>
        </w:tc>
      </w:tr>
      <w:tr w:rsidR="007C2D00" w14:paraId="720CFCA7" w14:textId="77777777" w:rsidTr="00F92D6C">
        <w:trPr>
          <w:trHeight w:val="773"/>
        </w:trPr>
        <w:tc>
          <w:tcPr>
            <w:tcW w:w="8647" w:type="dxa"/>
            <w:vAlign w:val="center"/>
          </w:tcPr>
          <w:p w14:paraId="1D3414AA" w14:textId="2CDBDFB6" w:rsidR="007C2D00" w:rsidRDefault="00861529" w:rsidP="007C2D00">
            <w:pPr>
              <w:pStyle w:val="Heading1"/>
              <w:jc w:val="left"/>
              <w:outlineLvl w:val="0"/>
            </w:pPr>
            <w:hyperlink w:anchor="_Acronyms_Table" w:history="1">
              <w:r w:rsidR="00C02F81" w:rsidRPr="007D5FBF">
                <w:rPr>
                  <w:rStyle w:val="Hyperlink"/>
                </w:rPr>
                <w:t>Acroymns Table</w:t>
              </w:r>
            </w:hyperlink>
          </w:p>
        </w:tc>
        <w:tc>
          <w:tcPr>
            <w:tcW w:w="567" w:type="dxa"/>
            <w:vAlign w:val="center"/>
          </w:tcPr>
          <w:p w14:paraId="720983AA" w14:textId="1821AB4C" w:rsidR="007C2D00" w:rsidRDefault="00D836DA" w:rsidP="00F92D6C">
            <w:pPr>
              <w:pStyle w:val="Heading1"/>
              <w:jc w:val="right"/>
              <w:outlineLvl w:val="0"/>
            </w:pPr>
            <w:r>
              <w:rPr>
                <w:rStyle w:val="Hyperlink"/>
              </w:rPr>
              <w:t>39</w:t>
            </w:r>
          </w:p>
        </w:tc>
      </w:tr>
    </w:tbl>
    <w:p w14:paraId="089855AC" w14:textId="77777777" w:rsidR="008F12EE" w:rsidRDefault="008F12EE" w:rsidP="00D779A4">
      <w:pPr>
        <w:pStyle w:val="Heading1"/>
        <w:jc w:val="left"/>
      </w:pPr>
    </w:p>
    <w:p w14:paraId="4F99749D" w14:textId="2F3B14C3" w:rsidR="00C368B1" w:rsidRDefault="00DC70EA" w:rsidP="00DC70EA">
      <w:pPr>
        <w:pStyle w:val="Heading1"/>
      </w:pPr>
      <w:bookmarkStart w:id="0" w:name="_Acknowledgements"/>
      <w:bookmarkEnd w:id="0"/>
      <w:r>
        <w:t>Acknowledgements</w:t>
      </w:r>
    </w:p>
    <w:p w14:paraId="00F91F43" w14:textId="16538163" w:rsidR="000D4092" w:rsidRPr="000D4092" w:rsidRDefault="000D4092" w:rsidP="00810D46">
      <w:pPr>
        <w:spacing w:before="100" w:beforeAutospacing="1" w:after="100" w:afterAutospacing="1"/>
        <w:ind w:firstLine="720"/>
      </w:pPr>
      <w:r w:rsidRPr="000D4092">
        <w:t>We would like to extend our deepest gratitude to all those who supported us throughout the journey of developing</w:t>
      </w:r>
      <w:r w:rsidR="00416855">
        <w:t xml:space="preserve"> the first versions of</w:t>
      </w:r>
      <w:r w:rsidRPr="000D4092">
        <w:t xml:space="preserve"> </w:t>
      </w:r>
      <w:r w:rsidRPr="000D4092">
        <w:rPr>
          <w:b/>
          <w:bCs/>
          <w:i/>
          <w:iCs/>
        </w:rPr>
        <w:t>Nexly</w:t>
      </w:r>
      <w:r w:rsidRPr="000D4092">
        <w:t>.</w:t>
      </w:r>
    </w:p>
    <w:p w14:paraId="7030FEB7" w14:textId="3155EB3A" w:rsidR="000D4092" w:rsidRPr="000D4092" w:rsidRDefault="000D4092" w:rsidP="000D4092">
      <w:pPr>
        <w:spacing w:before="100" w:beforeAutospacing="1" w:after="100" w:afterAutospacing="1"/>
      </w:pPr>
      <w:r w:rsidRPr="000D4092">
        <w:t xml:space="preserve">First and foremost, our sincere thanks go to our supervisor, </w:t>
      </w:r>
      <w:r w:rsidRPr="000D4092">
        <w:rPr>
          <w:b/>
          <w:bCs/>
        </w:rPr>
        <w:t>Dr. Bouziane Brik</w:t>
      </w:r>
      <w:r w:rsidRPr="000D4092">
        <w:t xml:space="preserve">, and our </w:t>
      </w:r>
      <w:r w:rsidR="00503B57">
        <w:t>college</w:t>
      </w:r>
      <w:r w:rsidRPr="000D4092">
        <w:t xml:space="preserve"> </w:t>
      </w:r>
      <w:r w:rsidR="003D230B">
        <w:t>dean</w:t>
      </w:r>
      <w:r w:rsidRPr="000D4092">
        <w:t xml:space="preserve">, </w:t>
      </w:r>
      <w:r w:rsidRPr="000D4092">
        <w:rPr>
          <w:b/>
          <w:bCs/>
        </w:rPr>
        <w:t>Dr. Abbes Amira</w:t>
      </w:r>
      <w:r w:rsidRPr="000D4092">
        <w:t>, for their continuous guidance, insightful feedback, and encouragement at every stage. Their mentorship played a crucial role in shaping this project and pushing us to aim higher.</w:t>
      </w:r>
    </w:p>
    <w:p w14:paraId="22A8A739" w14:textId="77777777" w:rsidR="000D4092" w:rsidRPr="000D4092" w:rsidRDefault="000D4092" w:rsidP="000D4092">
      <w:pPr>
        <w:spacing w:before="100" w:beforeAutospacing="1" w:after="100" w:afterAutospacing="1"/>
      </w:pPr>
      <w:r w:rsidRPr="000D4092">
        <w:t xml:space="preserve">We also want to thank the </w:t>
      </w:r>
      <w:r w:rsidRPr="000D4092">
        <w:rPr>
          <w:b/>
          <w:bCs/>
        </w:rPr>
        <w:t>College of Computing and Informatics</w:t>
      </w:r>
      <w:r w:rsidRPr="000D4092">
        <w:t xml:space="preserve"> at the </w:t>
      </w:r>
      <w:r w:rsidRPr="000D4092">
        <w:rPr>
          <w:b/>
          <w:bCs/>
        </w:rPr>
        <w:t>University of Sharjah</w:t>
      </w:r>
      <w:r w:rsidRPr="000D4092">
        <w:t xml:space="preserve"> for providing us with the resources, academic support, and a collaborative environment that allowed this project to grow.</w:t>
      </w:r>
    </w:p>
    <w:p w14:paraId="3B23F493" w14:textId="77777777" w:rsidR="000D4092" w:rsidRPr="000D4092" w:rsidRDefault="000D4092" w:rsidP="000D4092">
      <w:pPr>
        <w:spacing w:before="100" w:beforeAutospacing="1" w:after="100" w:afterAutospacing="1"/>
      </w:pPr>
      <w:r w:rsidRPr="000D4092">
        <w:t xml:space="preserve">A heartfelt thank you to our </w:t>
      </w:r>
      <w:r w:rsidRPr="000D4092">
        <w:rPr>
          <w:b/>
          <w:bCs/>
        </w:rPr>
        <w:t>families and friends</w:t>
      </w:r>
      <w:r w:rsidRPr="000D4092">
        <w:t xml:space="preserve"> for their endless patience, moral support, and belief in us even during the most stressful moments. Your encouragement kept us going.</w:t>
      </w:r>
    </w:p>
    <w:p w14:paraId="6D6A6E16" w14:textId="77777777" w:rsidR="000D4092" w:rsidRPr="000D4092" w:rsidRDefault="000D4092" w:rsidP="000D4092">
      <w:pPr>
        <w:spacing w:before="100" w:beforeAutospacing="1" w:after="100" w:afterAutospacing="1"/>
      </w:pPr>
      <w:r w:rsidRPr="000D4092">
        <w:t xml:space="preserve">Finally, a big shoutout to </w:t>
      </w:r>
      <w:r w:rsidRPr="000D4092">
        <w:rPr>
          <w:b/>
          <w:bCs/>
        </w:rPr>
        <w:t>our team</w:t>
      </w:r>
      <w:r w:rsidRPr="000D4092">
        <w:t xml:space="preserve"> — </w:t>
      </w:r>
      <w:r w:rsidRPr="000D4092">
        <w:rPr>
          <w:i/>
          <w:iCs/>
        </w:rPr>
        <w:t>Zyead Ahmad, Theyab Mohammed, Niaz Mahmud, and Abdullah Almazzmi</w:t>
      </w:r>
      <w:r w:rsidRPr="000D4092">
        <w:t xml:space="preserve"> — for the late nights, the brainstorming sessions, the technical debates, and the shared vision. </w:t>
      </w:r>
      <w:r w:rsidRPr="000D4092">
        <w:rPr>
          <w:i/>
          <w:iCs/>
        </w:rPr>
        <w:t>Nexly</w:t>
      </w:r>
      <w:r w:rsidRPr="000D4092">
        <w:t xml:space="preserve"> wouldn’t have become a reality without each member’s commitment and passion.</w:t>
      </w:r>
    </w:p>
    <w:p w14:paraId="53E2D093" w14:textId="77777777" w:rsidR="002B2238" w:rsidRDefault="002B2238" w:rsidP="002B2238"/>
    <w:p w14:paraId="0FF1348E" w14:textId="77777777" w:rsidR="00AC1CF8" w:rsidRDefault="00AC1CF8" w:rsidP="002B2238"/>
    <w:p w14:paraId="671B8736" w14:textId="77777777" w:rsidR="00AC1CF8" w:rsidRDefault="00AC1CF8" w:rsidP="002B2238"/>
    <w:p w14:paraId="136DC521" w14:textId="77777777" w:rsidR="00AC1CF8" w:rsidRDefault="00AC1CF8" w:rsidP="002B2238"/>
    <w:p w14:paraId="556427E0" w14:textId="77777777" w:rsidR="00AC1CF8" w:rsidRDefault="00AC1CF8" w:rsidP="002B2238"/>
    <w:p w14:paraId="76E7EF21" w14:textId="77777777" w:rsidR="00AC1CF8" w:rsidRDefault="00AC1CF8" w:rsidP="002B2238"/>
    <w:p w14:paraId="00FC129B" w14:textId="77777777" w:rsidR="00AC1CF8" w:rsidRDefault="00AC1CF8" w:rsidP="002B2238"/>
    <w:p w14:paraId="1A7781BD" w14:textId="77777777" w:rsidR="00AC1CF8" w:rsidRDefault="00AC1CF8" w:rsidP="002B2238"/>
    <w:p w14:paraId="5105865A" w14:textId="77777777" w:rsidR="00AC1CF8" w:rsidRDefault="00AC1CF8" w:rsidP="002B2238"/>
    <w:p w14:paraId="087884E9" w14:textId="77777777" w:rsidR="00AC1CF8" w:rsidRDefault="00AC1CF8" w:rsidP="002B2238"/>
    <w:p w14:paraId="2EC4B72F" w14:textId="77777777" w:rsidR="00393660" w:rsidRDefault="00393660" w:rsidP="002B2238"/>
    <w:p w14:paraId="285007A9" w14:textId="77777777" w:rsidR="00AC1CF8" w:rsidRDefault="00AC1CF8" w:rsidP="002B2238"/>
    <w:p w14:paraId="153003AA" w14:textId="77777777" w:rsidR="00AC1CF8" w:rsidRDefault="00AC1CF8" w:rsidP="002B2238"/>
    <w:p w14:paraId="76E16891" w14:textId="77777777" w:rsidR="00AC1CF8" w:rsidRDefault="00AC1CF8" w:rsidP="002B2238"/>
    <w:p w14:paraId="10AAFB12" w14:textId="77777777" w:rsidR="00C37B0E" w:rsidRDefault="00C37B0E" w:rsidP="002B2238"/>
    <w:p w14:paraId="4D8E80B0" w14:textId="77777777" w:rsidR="00C37B0E" w:rsidRDefault="00C37B0E" w:rsidP="002B2238"/>
    <w:p w14:paraId="64A77470" w14:textId="77777777" w:rsidR="00C37B0E" w:rsidRDefault="00C37B0E" w:rsidP="002B2238"/>
    <w:p w14:paraId="10622B75" w14:textId="77777777" w:rsidR="00C37B0E" w:rsidRDefault="00C37B0E" w:rsidP="002B2238"/>
    <w:p w14:paraId="5F8E8C29" w14:textId="77777777" w:rsidR="00C37B0E" w:rsidRDefault="00C37B0E" w:rsidP="002B2238"/>
    <w:p w14:paraId="7FA5BAF1" w14:textId="77777777" w:rsidR="00C37B0E" w:rsidRDefault="00C37B0E" w:rsidP="002B2238"/>
    <w:p w14:paraId="05851696" w14:textId="77777777" w:rsidR="00C37B0E" w:rsidRDefault="00C37B0E" w:rsidP="002B2238"/>
    <w:p w14:paraId="319CECAC" w14:textId="77777777" w:rsidR="00C37B0E" w:rsidRDefault="00C37B0E" w:rsidP="002B2238"/>
    <w:p w14:paraId="751F9B05" w14:textId="77777777" w:rsidR="00AC1CF8" w:rsidRPr="000D4092" w:rsidRDefault="00AC1CF8" w:rsidP="002B2238"/>
    <w:p w14:paraId="311A88AD" w14:textId="155965CA" w:rsidR="00C368B1" w:rsidRDefault="00954E3D" w:rsidP="008E1874">
      <w:pPr>
        <w:pStyle w:val="Heading1"/>
      </w:pPr>
      <w:bookmarkStart w:id="1" w:name="_Abstract"/>
      <w:bookmarkEnd w:id="1"/>
      <w:r>
        <w:lastRenderedPageBreak/>
        <w:t>Abstract</w:t>
      </w:r>
    </w:p>
    <w:p w14:paraId="435C94BA" w14:textId="77777777" w:rsidR="0034393F" w:rsidRPr="0034393F" w:rsidRDefault="0034393F" w:rsidP="00EF17E0">
      <w:pPr>
        <w:spacing w:before="100" w:beforeAutospacing="1" w:after="100" w:afterAutospacing="1"/>
        <w:ind w:firstLine="720"/>
        <w:jc w:val="both"/>
      </w:pPr>
      <w:r w:rsidRPr="0034393F">
        <w:t xml:space="preserve">This project presents the </w:t>
      </w:r>
      <w:r w:rsidRPr="0034393F">
        <w:rPr>
          <w:b/>
          <w:bCs/>
        </w:rPr>
        <w:t xml:space="preserve">first version of </w:t>
      </w:r>
      <w:r w:rsidRPr="0034393F">
        <w:rPr>
          <w:b/>
          <w:bCs/>
          <w:i/>
          <w:iCs/>
        </w:rPr>
        <w:t>Nexly</w:t>
      </w:r>
      <w:r w:rsidRPr="0034393F">
        <w:t xml:space="preserve">, an intelligent academic assistant powered by Large Language Models (LLMs), built to support students with academic advising and university-related queries. As universities grow in size and complexity, students often face challenges accessing timely, consistent, and personalized academic support. </w:t>
      </w:r>
      <w:r w:rsidRPr="0034393F">
        <w:rPr>
          <w:i/>
          <w:iCs/>
        </w:rPr>
        <w:t>Nexly</w:t>
      </w:r>
      <w:r w:rsidRPr="0034393F">
        <w:t xml:space="preserve"> addresses this by offering a conversational AI interface capable of delivering multilingual, context-aware assistance across both web and mobile platforms.</w:t>
      </w:r>
    </w:p>
    <w:p w14:paraId="51C26E20" w14:textId="0ED011A2" w:rsidR="0034393F" w:rsidRPr="0034393F" w:rsidRDefault="0034393F" w:rsidP="00EF17E0">
      <w:pPr>
        <w:spacing w:before="100" w:beforeAutospacing="1" w:after="100" w:afterAutospacing="1"/>
        <w:jc w:val="both"/>
      </w:pPr>
      <w:r w:rsidRPr="0034393F">
        <w:rPr>
          <w:i/>
          <w:iCs/>
        </w:rPr>
        <w:t>Nexly</w:t>
      </w:r>
      <w:r w:rsidRPr="0034393F">
        <w:t xml:space="preserve"> is not a generic chatbot—it is tailored for higher education. The system leverages Google’s </w:t>
      </w:r>
      <w:r w:rsidRPr="0034393F">
        <w:rPr>
          <w:b/>
          <w:bCs/>
        </w:rPr>
        <w:t>Gemini</w:t>
      </w:r>
      <w:r w:rsidR="00E07A0E">
        <w:rPr>
          <w:b/>
          <w:bCs/>
        </w:rPr>
        <w:t xml:space="preserve"> 2.0 Flash</w:t>
      </w:r>
      <w:r w:rsidRPr="0034393F">
        <w:t xml:space="preserve"> for prompt handling and generation on mobile, integrated with </w:t>
      </w:r>
      <w:r w:rsidRPr="0034393F">
        <w:rPr>
          <w:b/>
          <w:bCs/>
        </w:rPr>
        <w:t>Exa.ai</w:t>
      </w:r>
      <w:r w:rsidRPr="0034393F">
        <w:t xml:space="preserve"> for enhanced </w:t>
      </w:r>
      <w:r w:rsidR="00EA1DDB">
        <w:t xml:space="preserve">web scraping and </w:t>
      </w:r>
      <w:r w:rsidRPr="0034393F">
        <w:t xml:space="preserve">search results. Meanwhile, </w:t>
      </w:r>
      <w:r w:rsidR="00C613BD">
        <w:t>our</w:t>
      </w:r>
      <w:r w:rsidRPr="0034393F">
        <w:t xml:space="preserve"> web version explores a more advanced architecture using a </w:t>
      </w:r>
      <w:r w:rsidRPr="0034393F">
        <w:rPr>
          <w:b/>
          <w:bCs/>
        </w:rPr>
        <w:t>Retrieval-Augmented Generation (RAG)</w:t>
      </w:r>
      <w:r w:rsidR="00595076">
        <w:rPr>
          <w:b/>
          <w:bCs/>
        </w:rPr>
        <w:t xml:space="preserve"> and Llama 3.3 Language Model</w:t>
      </w:r>
      <w:r w:rsidRPr="0034393F">
        <w:t xml:space="preserve"> pipeline, combining vector databases and LLM inference to provide grounded and accurate responses. This dual approach emerged due to technical constraints and platform-specific challenges.</w:t>
      </w:r>
    </w:p>
    <w:p w14:paraId="2B079133" w14:textId="4AA91635" w:rsidR="0034393F" w:rsidRPr="0034393F" w:rsidRDefault="0034393F" w:rsidP="00EF17E0">
      <w:pPr>
        <w:spacing w:before="100" w:beforeAutospacing="1" w:after="100" w:afterAutospacing="1"/>
        <w:jc w:val="both"/>
      </w:pPr>
      <w:r w:rsidRPr="0034393F">
        <w:t xml:space="preserve">The development of </w:t>
      </w:r>
      <w:r w:rsidRPr="0034393F">
        <w:rPr>
          <w:i/>
          <w:iCs/>
        </w:rPr>
        <w:t>Nexly</w:t>
      </w:r>
      <w:r w:rsidRPr="0034393F">
        <w:t xml:space="preserve"> included sourcing and preprocessing data from university handbooks, policies</w:t>
      </w:r>
      <w:r w:rsidR="003F6456">
        <w:t xml:space="preserve">, webpages </w:t>
      </w:r>
      <w:r w:rsidRPr="0034393F">
        <w:t xml:space="preserve">, and student guides. Manual and synthetic Q&amp;A pairs were generated, and semantic deduplication was applied to ensure relevance. Throughout this process, special care was taken to protect </w:t>
      </w:r>
      <w:r w:rsidR="007826C2">
        <w:t>our</w:t>
      </w:r>
      <w:r w:rsidRPr="0034393F">
        <w:t xml:space="preserve"> data, secure API keys, and follow ethical AI design practices.</w:t>
      </w:r>
    </w:p>
    <w:p w14:paraId="5C5A279E" w14:textId="51C3D5EF" w:rsidR="0034393F" w:rsidRPr="0034393F" w:rsidRDefault="0034393F" w:rsidP="00EF17E0">
      <w:pPr>
        <w:spacing w:before="100" w:beforeAutospacing="1" w:after="100" w:afterAutospacing="1"/>
        <w:jc w:val="both"/>
      </w:pPr>
      <w:r w:rsidRPr="0034393F">
        <w:t xml:space="preserve">While this version of </w:t>
      </w:r>
      <w:r w:rsidRPr="0034393F">
        <w:rPr>
          <w:i/>
          <w:iCs/>
        </w:rPr>
        <w:t>Nexly</w:t>
      </w:r>
      <w:r w:rsidRPr="0034393F">
        <w:t xml:space="preserve"> is still under active development</w:t>
      </w:r>
      <w:r w:rsidR="00FC1710">
        <w:t xml:space="preserve"> until the final impl</w:t>
      </w:r>
      <w:r w:rsidR="00012F65">
        <w:t>e</w:t>
      </w:r>
      <w:r w:rsidR="00FC1710">
        <w:t>mentation in our senior phase of the project,</w:t>
      </w:r>
      <w:r w:rsidRPr="0034393F">
        <w:t xml:space="preserve"> and has not been fully deployed, it serves as a strong </w:t>
      </w:r>
      <w:r w:rsidR="00131339">
        <w:t>basis</w:t>
      </w:r>
      <w:r w:rsidRPr="0034393F">
        <w:t xml:space="preserve"> for future iterations. A basic testing framework, and </w:t>
      </w:r>
      <w:r w:rsidR="006F7005">
        <w:t xml:space="preserve">a </w:t>
      </w:r>
      <w:r w:rsidRPr="0034393F">
        <w:t>modular architecture have been implemented to support scalability, iteration, and long-term improvement. Initial feedback suggests high potential for practical adoption in real academic settings.</w:t>
      </w:r>
    </w:p>
    <w:p w14:paraId="09AECD4A" w14:textId="1C34320A" w:rsidR="0034393F" w:rsidRPr="0034393F" w:rsidRDefault="0034393F" w:rsidP="00EF17E0">
      <w:pPr>
        <w:spacing w:before="100" w:beforeAutospacing="1" w:after="100" w:afterAutospacing="1"/>
        <w:jc w:val="both"/>
      </w:pPr>
      <w:r w:rsidRPr="0034393F">
        <w:t xml:space="preserve">In essence, this version of </w:t>
      </w:r>
      <w:r w:rsidRPr="0034393F">
        <w:rPr>
          <w:i/>
          <w:iCs/>
        </w:rPr>
        <w:t>Nexly</w:t>
      </w:r>
      <w:r w:rsidRPr="0034393F">
        <w:t xml:space="preserve"> demonstrates the feasibility of LLM-powered academic support tools and lays the groundwork for a fully integrated digital advising</w:t>
      </w:r>
      <w:r w:rsidR="00484ED4">
        <w:t>, registeration, and an overall university</w:t>
      </w:r>
      <w:r w:rsidRPr="0034393F">
        <w:t xml:space="preserve"> experience that is scalable, secure, and student-centered.</w:t>
      </w:r>
    </w:p>
    <w:p w14:paraId="56214871" w14:textId="77777777" w:rsidR="00A86E5F" w:rsidRDefault="00A86E5F" w:rsidP="00A86E5F"/>
    <w:p w14:paraId="4F471AF8" w14:textId="77777777" w:rsidR="00A86E5F" w:rsidRDefault="00A86E5F" w:rsidP="00A86E5F"/>
    <w:p w14:paraId="0AF00DB7" w14:textId="77777777" w:rsidR="00A86E5F" w:rsidRDefault="00A86E5F" w:rsidP="00A86E5F"/>
    <w:p w14:paraId="732F611E" w14:textId="77777777" w:rsidR="00A86E5F" w:rsidRDefault="00A86E5F" w:rsidP="00A86E5F"/>
    <w:p w14:paraId="51CE51EF" w14:textId="77777777" w:rsidR="00A86E5F" w:rsidRDefault="00A86E5F" w:rsidP="00A86E5F"/>
    <w:p w14:paraId="1FF9C964" w14:textId="77777777" w:rsidR="00C37B0E" w:rsidRDefault="00C37B0E" w:rsidP="00A86E5F"/>
    <w:p w14:paraId="0B3C7A13" w14:textId="77777777" w:rsidR="00C37B0E" w:rsidRDefault="00C37B0E" w:rsidP="00A86E5F"/>
    <w:p w14:paraId="3AD53AE8" w14:textId="77777777" w:rsidR="00C37B0E" w:rsidRDefault="00C37B0E" w:rsidP="00A86E5F"/>
    <w:p w14:paraId="3A4A7B2E" w14:textId="7B84086F" w:rsidR="009B113C" w:rsidRDefault="009B113C" w:rsidP="00C0264E">
      <w:pPr>
        <w:pStyle w:val="Heading1"/>
        <w:jc w:val="left"/>
      </w:pPr>
    </w:p>
    <w:p w14:paraId="47F6299E" w14:textId="52044C8C" w:rsidR="00C0264E" w:rsidRDefault="00C0264E" w:rsidP="00C0264E"/>
    <w:p w14:paraId="09F9671C" w14:textId="3FF56541" w:rsidR="00D779A4" w:rsidRDefault="00D779A4" w:rsidP="00C0264E"/>
    <w:p w14:paraId="443A3E69" w14:textId="09792D25" w:rsidR="00D779A4" w:rsidRDefault="00D779A4" w:rsidP="00C0264E"/>
    <w:p w14:paraId="08C5A69B" w14:textId="77777777" w:rsidR="00D779A4" w:rsidRPr="00C0264E" w:rsidRDefault="00D779A4" w:rsidP="00C0264E"/>
    <w:p w14:paraId="386A432A" w14:textId="00C95F4A" w:rsidR="00934311" w:rsidRPr="00E91B74" w:rsidRDefault="00CF5E6F" w:rsidP="00E91B74">
      <w:pPr>
        <w:pStyle w:val="Heading1"/>
      </w:pPr>
      <w:bookmarkStart w:id="2" w:name="_General_Introduction"/>
      <w:bookmarkEnd w:id="2"/>
      <w:r>
        <w:lastRenderedPageBreak/>
        <w:t>General Introduction</w:t>
      </w:r>
    </w:p>
    <w:p w14:paraId="7447592A" w14:textId="77777777" w:rsidR="003F4BED" w:rsidRPr="001A6203" w:rsidRDefault="003F4BED" w:rsidP="003F4BED"/>
    <w:p w14:paraId="1A678CB8" w14:textId="77777777" w:rsidR="00810D46" w:rsidRPr="00810D46" w:rsidRDefault="00810D46" w:rsidP="00EF17E0">
      <w:pPr>
        <w:spacing w:before="100" w:beforeAutospacing="1" w:after="100" w:afterAutospacing="1"/>
        <w:ind w:firstLine="720"/>
        <w:jc w:val="both"/>
      </w:pPr>
      <w:r w:rsidRPr="00810D46">
        <w:t>In today’s rapidly evolving academic ecosystem, students are increasingly expected to independently manage complex university systems, from course planning and registration to understanding academic policies and navigating administrative requirements. However, despite the availability of digital platforms and self-service portals, students often struggle with fragmented information, unclear procedures, and inconsistent communication with advisors. These challenges are amplified in large institutions where student-to-advisor ratios are high, leading to long wait times, limited appointment availability, and impersonal guidance. The consequences of this gap include delayed graduations, missed opportunities, academic probation, and increased frustration and disengagement among students.</w:t>
      </w:r>
    </w:p>
    <w:p w14:paraId="118E2A0A" w14:textId="06DED56C" w:rsidR="00810D46" w:rsidRPr="00810D46" w:rsidRDefault="00810D46" w:rsidP="00EF17E0">
      <w:pPr>
        <w:spacing w:before="100" w:beforeAutospacing="1" w:after="100" w:afterAutospacing="1"/>
        <w:jc w:val="both"/>
      </w:pPr>
      <w:r w:rsidRPr="00810D46">
        <w:t>As higher education continues to digitize, the need for intelligent, scalable, and accessible academic support systems has never been more critical. Students now demand more than static FAQ pages or</w:t>
      </w:r>
      <w:r w:rsidR="00501E79">
        <w:t xml:space="preserve"> hectic</w:t>
      </w:r>
      <w:r w:rsidRPr="00810D46">
        <w:t xml:space="preserve"> ticket-based support—they expect personalized, real-time assistance that understands their unique academic context and speaks their language, literally and figuratively. This demand calls for a paradigm shift in how academic advising and university communication are delivered.</w:t>
      </w:r>
    </w:p>
    <w:p w14:paraId="15EF8825" w14:textId="77777777" w:rsidR="00810D46" w:rsidRPr="00810D46" w:rsidRDefault="00810D46" w:rsidP="00EF17E0">
      <w:pPr>
        <w:spacing w:before="100" w:beforeAutospacing="1" w:after="100" w:afterAutospacing="1"/>
        <w:jc w:val="both"/>
      </w:pPr>
      <w:r w:rsidRPr="00810D46">
        <w:t xml:space="preserve">At the intersection of this demand and innovation stands </w:t>
      </w:r>
      <w:r w:rsidRPr="00810D46">
        <w:rPr>
          <w:b/>
          <w:bCs/>
          <w:i/>
          <w:iCs/>
        </w:rPr>
        <w:t>Nexly</w:t>
      </w:r>
      <w:r w:rsidRPr="00810D46">
        <w:t xml:space="preserve">—a smart academic assistant designed to revolutionize student support using the capabilities of artificial intelligence. Unlike generic chatbots or limited decision-tree systems, </w:t>
      </w:r>
      <w:r w:rsidRPr="00810D46">
        <w:rPr>
          <w:i/>
          <w:iCs/>
        </w:rPr>
        <w:t>Nexly</w:t>
      </w:r>
      <w:r w:rsidRPr="00810D46">
        <w:t xml:space="preserve"> harnesses the power of </w:t>
      </w:r>
      <w:r w:rsidRPr="00810D46">
        <w:rPr>
          <w:b/>
          <w:bCs/>
        </w:rPr>
        <w:t>Large Language Models (LLMs)</w:t>
      </w:r>
      <w:r w:rsidRPr="00810D46">
        <w:t xml:space="preserve"> and </w:t>
      </w:r>
      <w:r w:rsidRPr="00810D46">
        <w:rPr>
          <w:b/>
          <w:bCs/>
        </w:rPr>
        <w:t>Retrieval-Augmented Generation (RAG)</w:t>
      </w:r>
      <w:r w:rsidRPr="00810D46">
        <w:t xml:space="preserve"> to provide students with meaningful, accurate, and context-aware assistance on-demand.</w:t>
      </w:r>
    </w:p>
    <w:p w14:paraId="2146A3FF" w14:textId="78FF770D" w:rsidR="00810D46" w:rsidRPr="00810D46" w:rsidRDefault="00810D46" w:rsidP="00EF17E0">
      <w:pPr>
        <w:spacing w:before="100" w:beforeAutospacing="1" w:after="100" w:afterAutospacing="1"/>
        <w:jc w:val="both"/>
      </w:pPr>
      <w:r w:rsidRPr="00810D46">
        <w:t xml:space="preserve">While this report details the development journey of </w:t>
      </w:r>
      <w:r w:rsidRPr="00810D46">
        <w:rPr>
          <w:i/>
          <w:iCs/>
        </w:rPr>
        <w:t>Nexly</w:t>
      </w:r>
      <w:r w:rsidRPr="00810D46">
        <w:t xml:space="preserve">, it’s important to note that this is the </w:t>
      </w:r>
      <w:r w:rsidRPr="00810D46">
        <w:rPr>
          <w:b/>
          <w:bCs/>
        </w:rPr>
        <w:t>first officially working version</w:t>
      </w:r>
      <w:r w:rsidRPr="00810D46">
        <w:t xml:space="preserve"> of the system—a </w:t>
      </w:r>
      <w:r w:rsidRPr="00810D46">
        <w:rPr>
          <w:b/>
          <w:bCs/>
        </w:rPr>
        <w:t>Minimum Viable Product (MVP)</w:t>
      </w:r>
      <w:r w:rsidRPr="00810D46">
        <w:t xml:space="preserve"> that already demonstrates key capabilities such as conversational academic advising, smart recommendations, and dual-platform accessibility via web and mobile applications. The MVP serves as both a proof of concept and a launchpad for future expansion</w:t>
      </w:r>
      <w:r w:rsidR="001667AB">
        <w:t xml:space="preserve"> and our senior project</w:t>
      </w:r>
      <w:r w:rsidRPr="00810D46">
        <w:t>, including tighter university integrations</w:t>
      </w:r>
      <w:r w:rsidR="00626619" w:rsidRPr="00810D46">
        <w:t>—</w:t>
      </w:r>
      <w:r w:rsidR="00626619">
        <w:t>if possible</w:t>
      </w:r>
      <w:r w:rsidRPr="00810D46">
        <w:t>, adaptive learning models, and advanced personalization features.</w:t>
      </w:r>
    </w:p>
    <w:p w14:paraId="2E0E3C17" w14:textId="4DBCC126" w:rsidR="00810D46" w:rsidRPr="00810D46" w:rsidRDefault="00810D46" w:rsidP="00EF17E0">
      <w:pPr>
        <w:spacing w:before="100" w:beforeAutospacing="1" w:after="100" w:afterAutospacing="1"/>
        <w:jc w:val="both"/>
      </w:pPr>
      <w:r w:rsidRPr="00810D46">
        <w:t>This introduction</w:t>
      </w:r>
      <w:r w:rsidR="00A63325">
        <w:t xml:space="preserve"> section</w:t>
      </w:r>
      <w:r w:rsidRPr="00810D46">
        <w:t xml:space="preserve"> outlines the motivations behind </w:t>
      </w:r>
      <w:r w:rsidRPr="00810D46">
        <w:rPr>
          <w:i/>
          <w:iCs/>
        </w:rPr>
        <w:t>Nexly</w:t>
      </w:r>
      <w:r w:rsidRPr="00810D46">
        <w:t>, the gap it addresses in current university systems, and the technological opportunity presented by AI to create not just a chatbot</w:t>
      </w:r>
      <w:r w:rsidR="009B146B">
        <w:t xml:space="preserve">, </w:t>
      </w:r>
      <w:r w:rsidRPr="00810D46">
        <w:t>but a truly intelligent companion for every student’s academic journey.</w:t>
      </w:r>
    </w:p>
    <w:p w14:paraId="503416FF" w14:textId="77777777" w:rsidR="00EC11CD" w:rsidRPr="001A6203" w:rsidRDefault="00EC11CD" w:rsidP="001A0679">
      <w:pPr>
        <w:ind w:firstLine="720"/>
      </w:pPr>
    </w:p>
    <w:p w14:paraId="6AE6D0B1" w14:textId="2C7194BB" w:rsidR="00EC11CD" w:rsidRPr="00F92D6C" w:rsidRDefault="00B31638" w:rsidP="00F92D6C">
      <w:pPr>
        <w:pStyle w:val="Heading2"/>
      </w:pPr>
      <w:bookmarkStart w:id="3" w:name="_The_Need_for"/>
      <w:bookmarkEnd w:id="3"/>
      <w:r w:rsidRPr="00F92D6C">
        <w:t>The Need for AI-Driven Academic Support</w:t>
      </w:r>
    </w:p>
    <w:p w14:paraId="37B2018D" w14:textId="7EF10F66" w:rsidR="00C37B0E" w:rsidRDefault="00C37B0E" w:rsidP="00EF17E0">
      <w:pPr>
        <w:spacing w:before="100" w:beforeAutospacing="1" w:after="100" w:afterAutospacing="1"/>
        <w:ind w:firstLine="720"/>
        <w:jc w:val="both"/>
      </w:pPr>
      <w:r>
        <w:t>The traditional model of academic advising, though rooted in personalized guidance, has increasingly shown signs of strain as university</w:t>
      </w:r>
      <w:r w:rsidR="00F23AA6">
        <w:t>’s students’</w:t>
      </w:r>
      <w:r>
        <w:t xml:space="preserve"> populations grow and course structures become more </w:t>
      </w:r>
      <w:r w:rsidR="00667CE9">
        <w:t xml:space="preserve">complex and </w:t>
      </w:r>
      <w:r>
        <w:t>dynamic. Manual advising systems often depend on fixed schedules, limited staff, and static documentation</w:t>
      </w:r>
      <w:r w:rsidR="003A2CF5">
        <w:t xml:space="preserve"> </w:t>
      </w:r>
      <w:r>
        <w:t>creating bottlenecks in support delivery that fail to keep up with real-time student needs. For many students, especially those navigating course selections, graduation requirements, or university policy changes, timely access to accurate academic advice can be the difference between academic success and delay or dropout.</w:t>
      </w:r>
    </w:p>
    <w:p w14:paraId="42F254B1" w14:textId="284F4108" w:rsidR="00C37B0E" w:rsidRDefault="00C37B0E" w:rsidP="00EF17E0">
      <w:pPr>
        <w:spacing w:before="100" w:beforeAutospacing="1" w:after="100" w:afterAutospacing="1"/>
        <w:jc w:val="both"/>
      </w:pPr>
      <w:r>
        <w:lastRenderedPageBreak/>
        <w:t xml:space="preserve">While some institutions have adopted self-service platforms or basic FAQ bots to mitigate this issue, these solutions often fall short in personalization, adaptability, and natural communication. They operate within rigid frameworks, unable to understand nuanced questions or provide context-specific answers. Moreover, such systems are often confined to a single </w:t>
      </w:r>
      <w:r w:rsidR="0021423C">
        <w:t>topic</w:t>
      </w:r>
      <w:r>
        <w:t xml:space="preserve"> and do not accommodate the diverse needs of student communities.</w:t>
      </w:r>
    </w:p>
    <w:p w14:paraId="65A7D54D" w14:textId="2243A202" w:rsidR="00C37B0E" w:rsidRDefault="00C37B0E" w:rsidP="00EF17E0">
      <w:pPr>
        <w:spacing w:before="100" w:beforeAutospacing="1" w:after="100" w:afterAutospacing="1"/>
        <w:jc w:val="both"/>
      </w:pPr>
      <w:r>
        <w:t xml:space="preserve">This is where </w:t>
      </w:r>
      <w:r>
        <w:rPr>
          <w:rStyle w:val="Strong"/>
        </w:rPr>
        <w:t>Artificial Intelligence (AI</w:t>
      </w:r>
      <w:r w:rsidR="008E5E9F">
        <w:rPr>
          <w:rStyle w:val="Strong"/>
        </w:rPr>
        <w:t xml:space="preserve">) </w:t>
      </w:r>
      <w:r>
        <w:t xml:space="preserve">particularly </w:t>
      </w:r>
      <w:r>
        <w:rPr>
          <w:rStyle w:val="Strong"/>
        </w:rPr>
        <w:t>Large Language Models (LLMs</w:t>
      </w:r>
      <w:r w:rsidR="00177CFB">
        <w:rPr>
          <w:rStyle w:val="Strong"/>
        </w:rPr>
        <w:t xml:space="preserve">) </w:t>
      </w:r>
      <w:r>
        <w:t xml:space="preserve">offers a transformative advantage. LLMs, trained on vast corpora of structured and unstructured text, have demonstrated an unprecedented ability to understand, generate, and adapt language in ways that mimic human interaction. Their ability to deliver </w:t>
      </w:r>
      <w:r>
        <w:rPr>
          <w:rStyle w:val="Strong"/>
        </w:rPr>
        <w:t>context-aware</w:t>
      </w:r>
      <w:r>
        <w:t xml:space="preserve">, </w:t>
      </w:r>
      <w:r>
        <w:rPr>
          <w:rStyle w:val="Strong"/>
        </w:rPr>
        <w:t>conversational</w:t>
      </w:r>
      <w:r>
        <w:t xml:space="preserve">, and </w:t>
      </w:r>
      <w:r>
        <w:rPr>
          <w:rStyle w:val="Strong"/>
        </w:rPr>
        <w:t>domain-specific responses</w:t>
      </w:r>
      <w:r>
        <w:t xml:space="preserve"> makes them uniquely suited for the challenges of academic advising.</w:t>
      </w:r>
    </w:p>
    <w:p w14:paraId="72AEE45B" w14:textId="77777777" w:rsidR="00C37B0E" w:rsidRDefault="00C37B0E" w:rsidP="00EF17E0">
      <w:pPr>
        <w:spacing w:before="100" w:beforeAutospacing="1" w:after="100" w:afterAutospacing="1"/>
        <w:jc w:val="both"/>
      </w:pPr>
      <w:r w:rsidRPr="001B4F4E">
        <w:rPr>
          <w:i/>
          <w:iCs/>
        </w:rPr>
        <w:t>Nexly</w:t>
      </w:r>
      <w:r>
        <w:t xml:space="preserve"> harnesses this power to fill a longstanding gap in higher education: </w:t>
      </w:r>
      <w:r>
        <w:rPr>
          <w:rStyle w:val="Strong"/>
        </w:rPr>
        <w:t>the lack of an intelligent, real-time, multilingual academic assistant</w:t>
      </w:r>
      <w:r>
        <w:t xml:space="preserve"> that can operate across platforms and evolve with institutional needs. With the rise of generative AI, we’re no longer limited to static databases—we can now build systems that actively learn from data, adapt to feedback, and deliver personalized guidance at scale.</w:t>
      </w:r>
    </w:p>
    <w:p w14:paraId="3A7B5ACA" w14:textId="77777777" w:rsidR="00C37B0E" w:rsidRDefault="00C37B0E" w:rsidP="00EF17E0">
      <w:pPr>
        <w:spacing w:before="100" w:beforeAutospacing="1" w:after="100" w:afterAutospacing="1"/>
        <w:jc w:val="both"/>
      </w:pPr>
      <w:r>
        <w:t xml:space="preserve">The current MVP of </w:t>
      </w:r>
      <w:r w:rsidRPr="00651B71">
        <w:rPr>
          <w:i/>
          <w:iCs/>
        </w:rPr>
        <w:t>Nexly</w:t>
      </w:r>
      <w:r>
        <w:t xml:space="preserve"> demonstrates how AI can move beyond support automation and become a proactive part of the student journey—bridging the gap between information systems, academic policy, and human-centered advising.</w:t>
      </w:r>
    </w:p>
    <w:p w14:paraId="6A35EBBD" w14:textId="77777777" w:rsidR="00EC11CD" w:rsidRPr="001A6203" w:rsidRDefault="00EC11CD" w:rsidP="00B31638"/>
    <w:p w14:paraId="1F20ABC6" w14:textId="6EEE2A67" w:rsidR="00EC11CD" w:rsidRPr="00F92D6C" w:rsidRDefault="00B31638" w:rsidP="00F92D6C">
      <w:pPr>
        <w:pStyle w:val="Heading2"/>
      </w:pPr>
      <w:bookmarkStart w:id="4" w:name="_Introducing_Nexly:_A"/>
      <w:bookmarkEnd w:id="4"/>
      <w:r w:rsidRPr="00F92D6C">
        <w:t>Introducing Nexly: A Smart Academic Assistant</w:t>
      </w:r>
    </w:p>
    <w:p w14:paraId="39D11D8B" w14:textId="44051781" w:rsidR="00DB51AE" w:rsidRDefault="00DB51AE" w:rsidP="00EF17E0">
      <w:pPr>
        <w:spacing w:before="100" w:beforeAutospacing="1" w:after="100" w:afterAutospacing="1"/>
        <w:ind w:firstLine="720"/>
        <w:jc w:val="both"/>
      </w:pPr>
      <w:r w:rsidRPr="0066288E">
        <w:rPr>
          <w:rStyle w:val="Strong"/>
          <w:i/>
          <w:iCs/>
        </w:rPr>
        <w:t>Nexly</w:t>
      </w:r>
      <w:r>
        <w:t xml:space="preserve"> is more than just a chatbot—it’s a student-centric, AI-powered academic assistant designed to bring intelligent support directly into the hands of university students. Developed as a response to the growing need for smarter academic services, </w:t>
      </w:r>
      <w:r w:rsidRPr="007851A2">
        <w:rPr>
          <w:i/>
          <w:iCs/>
        </w:rPr>
        <w:t>Nexly</w:t>
      </w:r>
      <w:r>
        <w:t xml:space="preserve"> combines </w:t>
      </w:r>
      <w:r>
        <w:rPr>
          <w:rStyle w:val="Strong"/>
        </w:rPr>
        <w:t>Large Language Models (LLMs)</w:t>
      </w:r>
      <w:r>
        <w:t xml:space="preserve">, </w:t>
      </w:r>
      <w:r w:rsidR="0055731A" w:rsidRPr="00810D46">
        <w:rPr>
          <w:b/>
          <w:bCs/>
        </w:rPr>
        <w:t>Retrieval-Augmented Generation (RAG)</w:t>
      </w:r>
      <w:r w:rsidR="0055731A">
        <w:t xml:space="preserve">, </w:t>
      </w:r>
      <w:r>
        <w:rPr>
          <w:rStyle w:val="Strong"/>
        </w:rPr>
        <w:t>context-aware prompting</w:t>
      </w:r>
      <w:r>
        <w:t xml:space="preserve">, and </w:t>
      </w:r>
      <w:r>
        <w:rPr>
          <w:rStyle w:val="Strong"/>
        </w:rPr>
        <w:t>modern U</w:t>
      </w:r>
      <w:r w:rsidR="00AD4DE2">
        <w:rPr>
          <w:rStyle w:val="Strong"/>
        </w:rPr>
        <w:t>I/UX</w:t>
      </w:r>
      <w:r>
        <w:rPr>
          <w:rStyle w:val="Strong"/>
        </w:rPr>
        <w:t xml:space="preserve"> design</w:t>
      </w:r>
      <w:r>
        <w:t xml:space="preserve"> to offer a seamless, scalable solution that can operate across platforms and languages.</w:t>
      </w:r>
    </w:p>
    <w:p w14:paraId="2667392C" w14:textId="204B0176" w:rsidR="00DB51AE" w:rsidRDefault="00DB51AE" w:rsidP="00EF17E0">
      <w:pPr>
        <w:jc w:val="both"/>
      </w:pPr>
      <w:r>
        <w:t xml:space="preserve">At its core, </w:t>
      </w:r>
      <w:r w:rsidRPr="00707230">
        <w:rPr>
          <w:i/>
          <w:iCs/>
        </w:rPr>
        <w:t>Nexly</w:t>
      </w:r>
      <w:r>
        <w:t xml:space="preserve"> aims to function as a </w:t>
      </w:r>
      <w:r>
        <w:rPr>
          <w:rStyle w:val="Strong"/>
        </w:rPr>
        <w:t>virtual academic advisor</w:t>
      </w:r>
      <w:r>
        <w:t xml:space="preserve">, available 24/7, capable of handling a wide range of student needs—from course planning and registration to understanding academic policies, deadlines, and administrative workflows. Unlike traditional FAQ bots that follow decision trees or simple keyword matching, </w:t>
      </w:r>
      <w:r w:rsidRPr="00F65D3B">
        <w:rPr>
          <w:i/>
          <w:iCs/>
        </w:rPr>
        <w:t>Nexly</w:t>
      </w:r>
      <w:r>
        <w:t xml:space="preserve"> understands the </w:t>
      </w:r>
      <w:r>
        <w:rPr>
          <w:rStyle w:val="Strong"/>
        </w:rPr>
        <w:t>intent, context, and nuance</w:t>
      </w:r>
      <w:r>
        <w:t xml:space="preserve"> of user input, generating personalized</w:t>
      </w:r>
      <w:r w:rsidR="00CB2AC5">
        <w:t>, informed and well-structured</w:t>
      </w:r>
      <w:r>
        <w:t xml:space="preserve"> responses that reflect institutional knowledge and student-specific variables.</w:t>
      </w:r>
    </w:p>
    <w:p w14:paraId="61091CC8" w14:textId="77777777" w:rsidR="00DB51AE" w:rsidRDefault="00DB51AE" w:rsidP="00EF17E0">
      <w:pPr>
        <w:spacing w:after="100" w:afterAutospacing="1"/>
        <w:jc w:val="both"/>
      </w:pPr>
      <w:r>
        <w:t xml:space="preserve">With this </w:t>
      </w:r>
      <w:r>
        <w:rPr>
          <w:rStyle w:val="Strong"/>
        </w:rPr>
        <w:t>first MVP version</w:t>
      </w:r>
      <w:r>
        <w:t xml:space="preserve">, </w:t>
      </w:r>
      <w:r w:rsidRPr="00D23926">
        <w:rPr>
          <w:i/>
          <w:iCs/>
        </w:rPr>
        <w:t>Nexly</w:t>
      </w:r>
      <w:r>
        <w:t xml:space="preserve"> already supports multiple key features:</w:t>
      </w:r>
    </w:p>
    <w:p w14:paraId="35A20FA8" w14:textId="79A072A0" w:rsidR="00DB51AE" w:rsidRDefault="00DB51AE" w:rsidP="00E838A2">
      <w:pPr>
        <w:numPr>
          <w:ilvl w:val="0"/>
          <w:numId w:val="2"/>
        </w:numPr>
        <w:spacing w:before="100" w:beforeAutospacing="1" w:after="100" w:afterAutospacing="1"/>
        <w:jc w:val="both"/>
      </w:pPr>
      <w:r>
        <w:rPr>
          <w:rStyle w:val="Strong"/>
        </w:rPr>
        <w:t>Real-time conversational interface</w:t>
      </w:r>
      <w:r>
        <w:t xml:space="preserve"> that mirrors a</w:t>
      </w:r>
      <w:r w:rsidR="00025B74">
        <w:t xml:space="preserve"> </w:t>
      </w:r>
      <w:r>
        <w:t>human advisor</w:t>
      </w:r>
      <w:r w:rsidR="009073E4">
        <w:t xml:space="preserve"> on steroids</w:t>
      </w:r>
      <w:r w:rsidR="00F162CC">
        <w:t>.</w:t>
      </w:r>
    </w:p>
    <w:p w14:paraId="0BA6DA8E" w14:textId="1DF3AD76" w:rsidR="00DB51AE" w:rsidRDefault="00DB51AE" w:rsidP="00E838A2">
      <w:pPr>
        <w:numPr>
          <w:ilvl w:val="0"/>
          <w:numId w:val="2"/>
        </w:numPr>
        <w:spacing w:before="100" w:beforeAutospacing="1" w:after="100" w:afterAutospacing="1"/>
        <w:jc w:val="both"/>
      </w:pPr>
      <w:r>
        <w:rPr>
          <w:rStyle w:val="Strong"/>
        </w:rPr>
        <w:t>Threaded chat memory</w:t>
      </w:r>
      <w:r>
        <w:t xml:space="preserve"> on mobile, preserving context across queries</w:t>
      </w:r>
      <w:r w:rsidR="005644AA">
        <w:t xml:space="preserve"> and keeping conversations well-informed.</w:t>
      </w:r>
    </w:p>
    <w:p w14:paraId="1B1B2A84" w14:textId="0842D861" w:rsidR="00DB51AE" w:rsidRDefault="00DB51AE" w:rsidP="00E838A2">
      <w:pPr>
        <w:numPr>
          <w:ilvl w:val="0"/>
          <w:numId w:val="2"/>
        </w:numPr>
        <w:spacing w:before="100" w:beforeAutospacing="1" w:after="100" w:afterAutospacing="1"/>
        <w:jc w:val="both"/>
      </w:pPr>
      <w:r>
        <w:rPr>
          <w:rStyle w:val="Strong"/>
        </w:rPr>
        <w:t xml:space="preserve">Integration with </w:t>
      </w:r>
      <w:r w:rsidR="000F5326">
        <w:rPr>
          <w:rStyle w:val="Strong"/>
        </w:rPr>
        <w:t>RAG</w:t>
      </w:r>
      <w:r w:rsidR="00940188" w:rsidRPr="00940188">
        <w:t xml:space="preserve"> </w:t>
      </w:r>
      <w:r w:rsidR="00940188">
        <w:t>on web and</w:t>
      </w:r>
      <w:r w:rsidR="00940188">
        <w:rPr>
          <w:rStyle w:val="Strong"/>
        </w:rPr>
        <w:t xml:space="preserve"> </w:t>
      </w:r>
      <w:r w:rsidR="000F5326">
        <w:rPr>
          <w:rStyle w:val="Strong"/>
        </w:rPr>
        <w:t>Web Scraping</w:t>
      </w:r>
      <w:r>
        <w:t xml:space="preserve"> </w:t>
      </w:r>
      <w:r w:rsidR="00F91B0E">
        <w:t xml:space="preserve">on mobile, </w:t>
      </w:r>
      <w:r>
        <w:t>for intelligent document retrieval</w:t>
      </w:r>
      <w:r w:rsidR="004663B3">
        <w:t xml:space="preserve"> </w:t>
      </w:r>
      <w:r w:rsidR="001D3E19">
        <w:t>and more accurate answers</w:t>
      </w:r>
      <w:r w:rsidR="007E57BB">
        <w:t xml:space="preserve"> on both platforms</w:t>
      </w:r>
      <w:r w:rsidR="001D3E19">
        <w:t>.</w:t>
      </w:r>
    </w:p>
    <w:p w14:paraId="7C3AD4E1" w14:textId="1A240BEF" w:rsidR="00DB51AE" w:rsidRDefault="00DB51AE" w:rsidP="00E838A2">
      <w:pPr>
        <w:numPr>
          <w:ilvl w:val="0"/>
          <w:numId w:val="2"/>
        </w:numPr>
        <w:spacing w:before="100" w:beforeAutospacing="1" w:after="100" w:afterAutospacing="1"/>
        <w:jc w:val="both"/>
      </w:pPr>
      <w:r>
        <w:rPr>
          <w:rStyle w:val="Strong"/>
        </w:rPr>
        <w:t>AI pipeline using Gemini</w:t>
      </w:r>
      <w:r w:rsidR="00C64C19">
        <w:rPr>
          <w:rStyle w:val="Strong"/>
        </w:rPr>
        <w:t xml:space="preserve"> </w:t>
      </w:r>
      <w:r w:rsidR="003A2ECE">
        <w:rPr>
          <w:rStyle w:val="Strong"/>
        </w:rPr>
        <w:t xml:space="preserve">2.0 </w:t>
      </w:r>
      <w:r w:rsidR="00C64C19">
        <w:rPr>
          <w:rStyle w:val="Strong"/>
        </w:rPr>
        <w:t>&amp; Llama</w:t>
      </w:r>
      <w:r w:rsidR="005A7854">
        <w:rPr>
          <w:rStyle w:val="Strong"/>
        </w:rPr>
        <w:t xml:space="preserve"> 3.3</w:t>
      </w:r>
      <w:r>
        <w:t>, transforming vague or casual queries into structured, optimized prompts</w:t>
      </w:r>
      <w:r w:rsidR="00AF710E">
        <w:t>.</w:t>
      </w:r>
    </w:p>
    <w:p w14:paraId="7805AE27" w14:textId="34AA2224" w:rsidR="00DB51AE" w:rsidRDefault="00DB51AE" w:rsidP="00E838A2">
      <w:pPr>
        <w:numPr>
          <w:ilvl w:val="0"/>
          <w:numId w:val="2"/>
        </w:numPr>
        <w:spacing w:before="100" w:beforeAutospacing="1" w:after="100" w:afterAutospacing="1"/>
        <w:jc w:val="both"/>
      </w:pPr>
      <w:r>
        <w:rPr>
          <w:rStyle w:val="Strong"/>
        </w:rPr>
        <w:t>Cross-platform availability</w:t>
      </w:r>
      <w:r>
        <w:t>, with both mobile and web versions tailored to the student experience</w:t>
      </w:r>
      <w:r w:rsidR="00AD6830">
        <w:t>.</w:t>
      </w:r>
    </w:p>
    <w:p w14:paraId="51E53129" w14:textId="77777777" w:rsidR="00EC11CD" w:rsidRPr="001A6203" w:rsidRDefault="00EC11CD" w:rsidP="00B31638"/>
    <w:p w14:paraId="6A598B48" w14:textId="6A8FFCD8" w:rsidR="00B31638" w:rsidRPr="001A6203" w:rsidRDefault="00B31638" w:rsidP="00F92D6C">
      <w:pPr>
        <w:pStyle w:val="Heading2"/>
      </w:pPr>
      <w:bookmarkStart w:id="5" w:name="_Multi-Platform_Accessibility"/>
      <w:bookmarkEnd w:id="5"/>
      <w:r w:rsidRPr="001A6203">
        <w:t>Multi-Platform Accessibility</w:t>
      </w:r>
    </w:p>
    <w:p w14:paraId="7F1E467A" w14:textId="77777777" w:rsidR="00FE5EF1" w:rsidRDefault="00FE5EF1" w:rsidP="00EF17E0">
      <w:pPr>
        <w:spacing w:before="100" w:beforeAutospacing="1" w:after="100" w:afterAutospacing="1"/>
        <w:ind w:firstLine="720"/>
        <w:jc w:val="both"/>
      </w:pPr>
      <w:r>
        <w:t xml:space="preserve">To ensure </w:t>
      </w:r>
      <w:r w:rsidRPr="00DD673B">
        <w:rPr>
          <w:i/>
          <w:iCs/>
        </w:rPr>
        <w:t>Nexly</w:t>
      </w:r>
      <w:r>
        <w:t xml:space="preserve"> is accessible anytime, anywhere, we developed it across both </w:t>
      </w:r>
      <w:r>
        <w:rPr>
          <w:rStyle w:val="Strong"/>
        </w:rPr>
        <w:t>web</w:t>
      </w:r>
      <w:r>
        <w:t xml:space="preserve"> and </w:t>
      </w:r>
      <w:r>
        <w:rPr>
          <w:rStyle w:val="Strong"/>
        </w:rPr>
        <w:t>mobile platforms</w:t>
      </w:r>
      <w:r>
        <w:t>, each with its own tailored technical approach—driven by practical limitations and the opportunity to experiment with different AI workflows.</w:t>
      </w:r>
    </w:p>
    <w:p w14:paraId="64E59D48" w14:textId="09613735" w:rsidR="0098443F" w:rsidRDefault="0098443F" w:rsidP="00EF17E0">
      <w:pPr>
        <w:spacing w:before="100" w:beforeAutospacing="1" w:after="100" w:afterAutospacing="1"/>
        <w:jc w:val="both"/>
      </w:pPr>
      <w:r>
        <w:t xml:space="preserve">On the </w:t>
      </w:r>
      <w:r>
        <w:rPr>
          <w:rStyle w:val="Strong"/>
        </w:rPr>
        <w:t>web</w:t>
      </w:r>
      <w:r w:rsidR="00911867">
        <w:rPr>
          <w:rStyle w:val="Strong"/>
        </w:rPr>
        <w:t xml:space="preserve"> version</w:t>
      </w:r>
      <w:r>
        <w:t xml:space="preserve">, we implemented a </w:t>
      </w:r>
      <w:r>
        <w:rPr>
          <w:rStyle w:val="Strong"/>
        </w:rPr>
        <w:t>Retrieval-Augmented Generation (RAG)</w:t>
      </w:r>
      <w:r>
        <w:t xml:space="preserve"> pipeline powered by </w:t>
      </w:r>
      <w:r w:rsidR="00ED06FB" w:rsidRPr="00ED06FB">
        <w:rPr>
          <w:b/>
          <w:bCs/>
        </w:rPr>
        <w:t>Meta</w:t>
      </w:r>
      <w:r w:rsidR="008C574E">
        <w:rPr>
          <w:b/>
          <w:bCs/>
        </w:rPr>
        <w:t xml:space="preserve">’s </w:t>
      </w:r>
      <w:r>
        <w:rPr>
          <w:rStyle w:val="Strong"/>
        </w:rPr>
        <w:t>LLaMA 3.3</w:t>
      </w:r>
      <w:r>
        <w:t>, paired with a custom vector store. This allowed for grounded, document-based responses with local control over retrieval and generation, ideal for academic queries tied to structured university resources.</w:t>
      </w:r>
    </w:p>
    <w:p w14:paraId="57CFBB3B" w14:textId="06BD347F" w:rsidR="0098443F" w:rsidRDefault="0098443F" w:rsidP="00EF17E0">
      <w:pPr>
        <w:spacing w:before="100" w:beforeAutospacing="1" w:after="100" w:afterAutospacing="1"/>
        <w:jc w:val="both"/>
      </w:pPr>
      <w:r>
        <w:t xml:space="preserve">On the </w:t>
      </w:r>
      <w:r>
        <w:rPr>
          <w:rStyle w:val="Strong"/>
        </w:rPr>
        <w:t>mobile</w:t>
      </w:r>
      <w:r>
        <w:t xml:space="preserve"> side,</w:t>
      </w:r>
      <w:r w:rsidR="0069268F">
        <w:t xml:space="preserve"> and since we can’t run ai on mobile phones </w:t>
      </w:r>
      <w:r w:rsidR="00B6725C">
        <w:t xml:space="preserve">– </w:t>
      </w:r>
      <w:r w:rsidR="0069268F">
        <w:t>yet,</w:t>
      </w:r>
      <w:r>
        <w:t xml:space="preserve"> we leveraged </w:t>
      </w:r>
      <w:r>
        <w:rPr>
          <w:rStyle w:val="Strong"/>
        </w:rPr>
        <w:t>Exa.ai</w:t>
      </w:r>
      <w:r>
        <w:t xml:space="preserve"> </w:t>
      </w:r>
      <w:r w:rsidR="00AF4158">
        <w:t>an</w:t>
      </w:r>
      <w:r>
        <w:t xml:space="preserve"> intelligent web scraping and retrieval</w:t>
      </w:r>
      <w:r w:rsidR="0038439B">
        <w:t xml:space="preserve"> tool</w:t>
      </w:r>
      <w:r>
        <w:t xml:space="preserve">, integrated with </w:t>
      </w:r>
      <w:r w:rsidR="006344BF">
        <w:t xml:space="preserve">the latest </w:t>
      </w:r>
      <w:r w:rsidR="00B67697" w:rsidRPr="000B15E8">
        <w:rPr>
          <w:b/>
          <w:bCs/>
        </w:rPr>
        <w:t>Google</w:t>
      </w:r>
      <w:r w:rsidR="00201B9F">
        <w:rPr>
          <w:b/>
          <w:bCs/>
        </w:rPr>
        <w:t>’s</w:t>
      </w:r>
      <w:r w:rsidR="00B67697">
        <w:t xml:space="preserve"> </w:t>
      </w:r>
      <w:r>
        <w:rPr>
          <w:rStyle w:val="Strong"/>
        </w:rPr>
        <w:t>Gemini 2.0 Flash</w:t>
      </w:r>
      <w:r>
        <w:t xml:space="preserve"> for fast, context-aware response generation. This mobile-first approach prioritized responsiveness and low-latency interaction while maintaining conversational depth</w:t>
      </w:r>
      <w:r w:rsidR="009E60D8">
        <w:t xml:space="preserve"> and context awarness</w:t>
      </w:r>
      <w:r>
        <w:t>.</w:t>
      </w:r>
    </w:p>
    <w:p w14:paraId="574EABBC" w14:textId="77777777" w:rsidR="0098443F" w:rsidRDefault="0098443F" w:rsidP="00EF17E0">
      <w:pPr>
        <w:spacing w:before="100" w:beforeAutospacing="1" w:after="100" w:afterAutospacing="1"/>
        <w:jc w:val="both"/>
      </w:pPr>
      <w:r>
        <w:t xml:space="preserve">This split allowed us to explore and compare multiple architectures, models, and data-handling strategies—enhancing our team’s exposure to </w:t>
      </w:r>
      <w:r>
        <w:rPr>
          <w:rStyle w:val="Strong"/>
        </w:rPr>
        <w:t>modern AI stacks</w:t>
      </w:r>
      <w:r>
        <w:t xml:space="preserve">, prompting methods, and cross-platform design patterns. It not only improved </w:t>
      </w:r>
      <w:r w:rsidRPr="00734395">
        <w:rPr>
          <w:i/>
          <w:iCs/>
        </w:rPr>
        <w:t>Nexly</w:t>
      </w:r>
      <w:r>
        <w:t>’s capabilities but significantly strengthened our technical versatility moving forward.</w:t>
      </w:r>
    </w:p>
    <w:p w14:paraId="5BF58C45" w14:textId="3D32EBCF" w:rsidR="00700F10" w:rsidRDefault="00700F10" w:rsidP="00D84087">
      <w:pPr>
        <w:outlineLvl w:val="2"/>
        <w:rPr>
          <w:b/>
          <w:bCs/>
        </w:rPr>
      </w:pPr>
    </w:p>
    <w:p w14:paraId="01F8B8FC" w14:textId="77777777" w:rsidR="00D84087" w:rsidRDefault="00D84087" w:rsidP="00D84087">
      <w:pPr>
        <w:outlineLvl w:val="2"/>
        <w:rPr>
          <w:b/>
          <w:bCs/>
        </w:rPr>
      </w:pPr>
    </w:p>
    <w:p w14:paraId="351BEE9E" w14:textId="77777777" w:rsidR="004E5886" w:rsidRDefault="004E5886" w:rsidP="00D84087">
      <w:pPr>
        <w:outlineLvl w:val="2"/>
        <w:rPr>
          <w:b/>
          <w:bCs/>
        </w:rPr>
      </w:pPr>
    </w:p>
    <w:p w14:paraId="4684A4C8" w14:textId="77777777" w:rsidR="004E5886" w:rsidRDefault="004E5886" w:rsidP="00D84087">
      <w:pPr>
        <w:outlineLvl w:val="2"/>
        <w:rPr>
          <w:b/>
          <w:bCs/>
        </w:rPr>
      </w:pPr>
    </w:p>
    <w:p w14:paraId="7BAB6C76" w14:textId="77777777" w:rsidR="004E5886" w:rsidRDefault="004E5886" w:rsidP="00D84087">
      <w:pPr>
        <w:outlineLvl w:val="2"/>
        <w:rPr>
          <w:b/>
          <w:bCs/>
        </w:rPr>
      </w:pPr>
    </w:p>
    <w:p w14:paraId="3EAE2CDB" w14:textId="77777777" w:rsidR="004E5886" w:rsidRDefault="004E5886" w:rsidP="00D84087">
      <w:pPr>
        <w:outlineLvl w:val="2"/>
        <w:rPr>
          <w:b/>
          <w:bCs/>
        </w:rPr>
      </w:pPr>
    </w:p>
    <w:p w14:paraId="6403FDB5" w14:textId="77777777" w:rsidR="004E5886" w:rsidRDefault="004E5886" w:rsidP="00D84087">
      <w:pPr>
        <w:outlineLvl w:val="2"/>
        <w:rPr>
          <w:b/>
          <w:bCs/>
        </w:rPr>
      </w:pPr>
    </w:p>
    <w:p w14:paraId="256C9D2A" w14:textId="77777777" w:rsidR="004E5886" w:rsidRDefault="004E5886" w:rsidP="00D84087">
      <w:pPr>
        <w:outlineLvl w:val="2"/>
        <w:rPr>
          <w:b/>
          <w:bCs/>
        </w:rPr>
      </w:pPr>
    </w:p>
    <w:p w14:paraId="7D5D0AA1" w14:textId="77777777" w:rsidR="004E5886" w:rsidRDefault="004E5886" w:rsidP="00D84087">
      <w:pPr>
        <w:outlineLvl w:val="2"/>
        <w:rPr>
          <w:b/>
          <w:bCs/>
        </w:rPr>
      </w:pPr>
    </w:p>
    <w:p w14:paraId="10094415" w14:textId="77777777" w:rsidR="004E5886" w:rsidRDefault="004E5886" w:rsidP="00D84087">
      <w:pPr>
        <w:outlineLvl w:val="2"/>
        <w:rPr>
          <w:b/>
          <w:bCs/>
        </w:rPr>
      </w:pPr>
    </w:p>
    <w:p w14:paraId="77CA70B7" w14:textId="77777777" w:rsidR="004E5886" w:rsidRDefault="004E5886" w:rsidP="00D84087">
      <w:pPr>
        <w:outlineLvl w:val="2"/>
        <w:rPr>
          <w:b/>
          <w:bCs/>
        </w:rPr>
      </w:pPr>
    </w:p>
    <w:p w14:paraId="0952906A" w14:textId="77777777" w:rsidR="004E5886" w:rsidRDefault="004E5886" w:rsidP="00D84087">
      <w:pPr>
        <w:outlineLvl w:val="2"/>
        <w:rPr>
          <w:b/>
          <w:bCs/>
        </w:rPr>
      </w:pPr>
    </w:p>
    <w:p w14:paraId="68E42592" w14:textId="77777777" w:rsidR="004E5886" w:rsidRDefault="004E5886" w:rsidP="00D84087">
      <w:pPr>
        <w:outlineLvl w:val="2"/>
        <w:rPr>
          <w:b/>
          <w:bCs/>
        </w:rPr>
      </w:pPr>
    </w:p>
    <w:p w14:paraId="06722A8A" w14:textId="77777777" w:rsidR="004E5886" w:rsidRDefault="004E5886" w:rsidP="00D84087">
      <w:pPr>
        <w:outlineLvl w:val="2"/>
        <w:rPr>
          <w:b/>
          <w:bCs/>
        </w:rPr>
      </w:pPr>
    </w:p>
    <w:p w14:paraId="1A4F3DD6" w14:textId="77777777" w:rsidR="004E5886" w:rsidRDefault="004E5886" w:rsidP="00D84087">
      <w:pPr>
        <w:outlineLvl w:val="2"/>
        <w:rPr>
          <w:b/>
          <w:bCs/>
        </w:rPr>
      </w:pPr>
    </w:p>
    <w:p w14:paraId="4D4C2FB1" w14:textId="77777777" w:rsidR="004E5886" w:rsidRDefault="004E5886" w:rsidP="00D84087">
      <w:pPr>
        <w:outlineLvl w:val="2"/>
        <w:rPr>
          <w:b/>
          <w:bCs/>
        </w:rPr>
      </w:pPr>
    </w:p>
    <w:p w14:paraId="53D01EF8" w14:textId="77777777" w:rsidR="004E5886" w:rsidRDefault="004E5886" w:rsidP="00D84087">
      <w:pPr>
        <w:outlineLvl w:val="2"/>
        <w:rPr>
          <w:b/>
          <w:bCs/>
        </w:rPr>
      </w:pPr>
    </w:p>
    <w:p w14:paraId="41C82B90" w14:textId="77777777" w:rsidR="004E5886" w:rsidRDefault="004E5886" w:rsidP="00D84087">
      <w:pPr>
        <w:outlineLvl w:val="2"/>
        <w:rPr>
          <w:b/>
          <w:bCs/>
        </w:rPr>
      </w:pPr>
    </w:p>
    <w:p w14:paraId="14953112" w14:textId="77777777" w:rsidR="004E5886" w:rsidRDefault="004E5886" w:rsidP="00D84087">
      <w:pPr>
        <w:outlineLvl w:val="2"/>
        <w:rPr>
          <w:b/>
          <w:bCs/>
        </w:rPr>
      </w:pPr>
    </w:p>
    <w:p w14:paraId="14FA7F0F" w14:textId="77777777" w:rsidR="004E5886" w:rsidRDefault="004E5886" w:rsidP="00D84087">
      <w:pPr>
        <w:outlineLvl w:val="2"/>
        <w:rPr>
          <w:b/>
          <w:bCs/>
        </w:rPr>
      </w:pPr>
    </w:p>
    <w:p w14:paraId="552E0667" w14:textId="77777777" w:rsidR="004E5886" w:rsidRDefault="004E5886" w:rsidP="00D84087">
      <w:pPr>
        <w:outlineLvl w:val="2"/>
        <w:rPr>
          <w:b/>
          <w:bCs/>
        </w:rPr>
      </w:pPr>
    </w:p>
    <w:p w14:paraId="7BAFFD0F" w14:textId="77777777" w:rsidR="004E5886" w:rsidRDefault="004E5886" w:rsidP="00D84087">
      <w:pPr>
        <w:outlineLvl w:val="2"/>
        <w:rPr>
          <w:b/>
          <w:bCs/>
        </w:rPr>
      </w:pPr>
    </w:p>
    <w:p w14:paraId="6816A7BA" w14:textId="77777777" w:rsidR="00F46822" w:rsidRDefault="00F46822" w:rsidP="00D84087">
      <w:pPr>
        <w:outlineLvl w:val="2"/>
        <w:rPr>
          <w:b/>
          <w:bCs/>
        </w:rPr>
      </w:pPr>
    </w:p>
    <w:p w14:paraId="10B9BE96" w14:textId="77777777" w:rsidR="00F46822" w:rsidRDefault="00F46822" w:rsidP="00D84087">
      <w:pPr>
        <w:outlineLvl w:val="2"/>
        <w:rPr>
          <w:b/>
          <w:bCs/>
        </w:rPr>
      </w:pPr>
    </w:p>
    <w:p w14:paraId="36810EB9" w14:textId="77777777" w:rsidR="00F46822" w:rsidRDefault="00F46822" w:rsidP="00D84087">
      <w:pPr>
        <w:outlineLvl w:val="2"/>
        <w:rPr>
          <w:b/>
          <w:bCs/>
        </w:rPr>
      </w:pPr>
    </w:p>
    <w:p w14:paraId="48D978E2" w14:textId="609935C8" w:rsidR="00566F2B" w:rsidRPr="00E91B74" w:rsidRDefault="00A311DB" w:rsidP="00566F2B">
      <w:pPr>
        <w:pStyle w:val="Heading1"/>
      </w:pPr>
      <w:bookmarkStart w:id="6" w:name="_Litreture_Review"/>
      <w:bookmarkEnd w:id="6"/>
      <w:r>
        <w:lastRenderedPageBreak/>
        <w:t>Litreture Review</w:t>
      </w:r>
    </w:p>
    <w:p w14:paraId="57DCB35A" w14:textId="77777777" w:rsidR="00566F2B" w:rsidRDefault="00566F2B" w:rsidP="00566F2B"/>
    <w:p w14:paraId="71BE8333" w14:textId="627C5BDA" w:rsidR="004E5886" w:rsidRDefault="00566F2B" w:rsidP="00EF17E0">
      <w:pPr>
        <w:ind w:firstLine="720"/>
        <w:jc w:val="both"/>
        <w:outlineLvl w:val="2"/>
        <w:rPr>
          <w:b/>
          <w:bCs/>
        </w:rPr>
      </w:pPr>
      <w:r>
        <w:t xml:space="preserve">As universities increasingly adopt digital transformation strategies, AI-powered chatbots have emerged as promising solutions to improve student services. Several institutions around the world have developed and deployed intelligent assistants to support students with tasks such as academic advising, campus navigation, and administrative queries. This section reviews existing systems relevant to </w:t>
      </w:r>
      <w:r w:rsidRPr="00952691">
        <w:rPr>
          <w:i/>
          <w:iCs/>
        </w:rPr>
        <w:t>Nexly</w:t>
      </w:r>
      <w:r>
        <w:t>, evaluating their capabilities, limitations, and technical approaches.</w:t>
      </w:r>
    </w:p>
    <w:p w14:paraId="3440C733" w14:textId="106BE560" w:rsidR="004E5886" w:rsidRDefault="004E5886" w:rsidP="00D84087">
      <w:pPr>
        <w:outlineLvl w:val="2"/>
        <w:rPr>
          <w:b/>
          <w:bCs/>
        </w:rPr>
      </w:pPr>
    </w:p>
    <w:p w14:paraId="24A09C38" w14:textId="3465BF3D" w:rsidR="00B5739D" w:rsidRDefault="006E4B37" w:rsidP="00C56FFF">
      <w:pPr>
        <w:pStyle w:val="Heading2"/>
        <w:numPr>
          <w:ilvl w:val="0"/>
          <w:numId w:val="0"/>
        </w:numPr>
      </w:pPr>
      <w:bookmarkStart w:id="7" w:name="_2.1_Existing_Campus"/>
      <w:bookmarkEnd w:id="7"/>
      <w:r>
        <w:rPr>
          <w:noProof/>
        </w:rPr>
        <mc:AlternateContent>
          <mc:Choice Requires="wpg">
            <w:drawing>
              <wp:anchor distT="0" distB="0" distL="114300" distR="114300" simplePos="0" relativeHeight="251637760" behindDoc="1" locked="0" layoutInCell="1" allowOverlap="1" wp14:anchorId="1FA0B807" wp14:editId="48926676">
                <wp:simplePos x="0" y="0"/>
                <wp:positionH relativeFrom="column">
                  <wp:posOffset>2940685</wp:posOffset>
                </wp:positionH>
                <wp:positionV relativeFrom="paragraph">
                  <wp:posOffset>164465</wp:posOffset>
                </wp:positionV>
                <wp:extent cx="3519805" cy="3312795"/>
                <wp:effectExtent l="0" t="0" r="10795" b="14605"/>
                <wp:wrapTight wrapText="bothSides">
                  <wp:wrapPolygon edited="0">
                    <wp:start x="0" y="0"/>
                    <wp:lineTo x="0" y="21612"/>
                    <wp:lineTo x="21588" y="21612"/>
                    <wp:lineTo x="21588" y="0"/>
                    <wp:lineTo x="0" y="0"/>
                  </wp:wrapPolygon>
                </wp:wrapTight>
                <wp:docPr id="2088709052" name="Group 27"/>
                <wp:cNvGraphicFramePr/>
                <a:graphic xmlns:a="http://schemas.openxmlformats.org/drawingml/2006/main">
                  <a:graphicData uri="http://schemas.microsoft.com/office/word/2010/wordprocessingGroup">
                    <wpg:wgp>
                      <wpg:cNvGrpSpPr/>
                      <wpg:grpSpPr>
                        <a:xfrm>
                          <a:off x="0" y="0"/>
                          <a:ext cx="3519805" cy="3312795"/>
                          <a:chOff x="0" y="-1"/>
                          <a:chExt cx="4106545" cy="3867145"/>
                        </a:xfrm>
                      </wpg:grpSpPr>
                      <wps:wsp>
                        <wps:cNvPr id="856462021" name="Rectangle 25"/>
                        <wps:cNvSpPr/>
                        <wps:spPr>
                          <a:xfrm>
                            <a:off x="0" y="-1"/>
                            <a:ext cx="4106545" cy="386714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31941210" name="Picture 2" descr="A screenshot of a chat&#10;&#10;AI-generated content may be incorrect."/>
                          <pic:cNvPicPr>
                            <a:picLocks noChangeAspect="1"/>
                          </pic:cNvPicPr>
                        </pic:nvPicPr>
                        <pic:blipFill>
                          <a:blip r:embed="rId11">
                            <a:extLst>
                              <a:ext uri="{28A0092B-C50C-407E-A947-70E740481C1C}">
                                <a14:useLocalDpi xmlns:a14="http://schemas.microsoft.com/office/drawing/2010/main" val="0"/>
                              </a:ext>
                            </a:extLst>
                          </a:blip>
                          <a:stretch>
                            <a:fillRect/>
                          </a:stretch>
                        </pic:blipFill>
                        <pic:spPr>
                          <a:xfrm>
                            <a:off x="79131" y="87923"/>
                            <a:ext cx="3961765" cy="2855595"/>
                          </a:xfrm>
                          <a:prstGeom prst="rect">
                            <a:avLst/>
                          </a:prstGeom>
                        </pic:spPr>
                      </pic:pic>
                      <wps:wsp>
                        <wps:cNvPr id="517488069" name="Text Box 26"/>
                        <wps:cNvSpPr txBox="1"/>
                        <wps:spPr>
                          <a:xfrm>
                            <a:off x="79131" y="3024554"/>
                            <a:ext cx="3961765" cy="769704"/>
                          </a:xfrm>
                          <a:prstGeom prst="rect">
                            <a:avLst/>
                          </a:prstGeom>
                          <a:solidFill>
                            <a:schemeClr val="lt1"/>
                          </a:solidFill>
                          <a:ln w="6350">
                            <a:solidFill>
                              <a:prstClr val="black"/>
                            </a:solidFill>
                          </a:ln>
                        </wps:spPr>
                        <wps:txbx>
                          <w:txbxContent>
                            <w:p w14:paraId="1F59A913" w14:textId="2E956A2D" w:rsidR="00861529" w:rsidRPr="00D44CB1" w:rsidRDefault="00861529" w:rsidP="00D44CB1">
                              <w:pPr>
                                <w:jc w:val="center"/>
                                <w:rPr>
                                  <w:rStyle w:val="SubtleReference"/>
                                </w:rPr>
                              </w:pPr>
                              <w:bookmarkStart w:id="8" w:name="Figure1"/>
                              <w:bookmarkEnd w:id="8"/>
                              <w:r w:rsidRPr="006E4B37">
                                <w:rPr>
                                  <w:rStyle w:val="SubtleReference"/>
                                </w:rPr>
                                <w:t xml:space="preserve">Figure </w:t>
                              </w:r>
                              <w:r>
                                <w:rPr>
                                  <w:rStyle w:val="SubtleReference"/>
                                </w:rPr>
                                <w:t>2.1</w:t>
                              </w:r>
                              <w:r w:rsidRPr="006E4B37">
                                <w:rPr>
                                  <w:rStyle w:val="SubtleReference"/>
                                </w:rPr>
                                <w:t xml:space="preserve">: </w:t>
                              </w:r>
                              <w:r>
                                <w:rPr>
                                  <w:rStyle w:val="SubtleReference"/>
                                </w:rPr>
                                <w:t>aisha</w:t>
                              </w:r>
                              <w:r w:rsidRPr="00D44CB1">
                                <w:rPr>
                                  <w:rStyle w:val="SubtleReference"/>
                                </w:rPr>
                                <w:t xml:space="preserve"> chatbot interface showcasing its conversational interaction and introduction. </w:t>
                              </w:r>
                              <w:r>
                                <w:rPr>
                                  <w:rStyle w:val="SubtleReference"/>
                                </w:rPr>
                                <w:t>b</w:t>
                              </w:r>
                              <w:r w:rsidRPr="00D44CB1">
                                <w:rPr>
                                  <w:rStyle w:val="SubtleReference"/>
                                </w:rPr>
                                <w:t xml:space="preserve">uilt with </w:t>
                              </w:r>
                              <w:r>
                                <w:rPr>
                                  <w:rStyle w:val="SubtleReference"/>
                                </w:rPr>
                                <w:t>openai’s gpt</w:t>
                              </w:r>
                              <w:r w:rsidRPr="00D44CB1">
                                <w:rPr>
                                  <w:rStyle w:val="SubtleReference"/>
                                </w:rPr>
                                <w:t xml:space="preserve"> models</w:t>
                              </w:r>
                            </w:p>
                            <w:p w14:paraId="17A46DA6" w14:textId="4DB7F38D" w:rsidR="00861529" w:rsidRPr="00D44CB1" w:rsidRDefault="00861529" w:rsidP="00D44CB1">
                              <w:pPr>
                                <w:jc w:val="center"/>
                                <w:rPr>
                                  <w:rStyle w:val="SubtleReferenc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FA0B807" id="Group 27" o:spid="_x0000_s1026" style="position:absolute;margin-left:231.55pt;margin-top:12.95pt;width:277.15pt;height:260.85pt;z-index:-251678720;mso-width-relative:margin;mso-height-relative:margin" coordorigin="" coordsize="41065,3867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">
                <v:rect id="Rectangle 25" o:spid="_x0000_s1027" style="position:absolute;width:41065;height:3867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" filled="f" strokecolor="#09101d [484]" strokeweight="1p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2" o:spid="_x0000_s1028" type="#_x0000_t75" alt="A screenshot of a chat&#10;&#10;AI-generated content may be incorrect." style="position:absolute;left:791;top:879;width:39617;height:2855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">
                  <v:imagedata r:id="rId12" o:title="A screenshot of a chat&#10;&#10;AI-generated content may be incorrect"/>
                </v:shape>
                <v:shapetype id="_x0000_t202" coordsize="21600,21600" o:spt="202" path="m,l,21600r21600,l21600,xe">
                  <v:stroke joinstyle="miter"/>
                  <v:path gradientshapeok="t" o:connecttype="rect"/>
                </v:shapetype>
                <v:shape id="_x0000_s1029" type="#_x0000_t202" style="position:absolute;left:791;top:30245;width:39617;height:769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" fillcolor="white [3201]" strokeweight=".5pt">
                  <v:textbox>
                    <w:txbxContent>
                      <w:p w14:paraId="1F59A913" w14:textId="2E956A2D" w:rsidR="00861529" w:rsidRPr="00D44CB1" w:rsidRDefault="00861529" w:rsidP="00D44CB1">
                        <w:pPr>
                          <w:jc w:val="center"/>
                          <w:rPr>
                            <w:rStyle w:val="SubtleReference"/>
                          </w:rPr>
                        </w:pPr>
                        <w:bookmarkStart w:id="9" w:name="Figure1"/>
                        <w:bookmarkEnd w:id="9"/>
                        <w:r w:rsidRPr="006E4B37">
                          <w:rPr>
                            <w:rStyle w:val="SubtleReference"/>
                          </w:rPr>
                          <w:t xml:space="preserve">Figure </w:t>
                        </w:r>
                        <w:r>
                          <w:rPr>
                            <w:rStyle w:val="SubtleReference"/>
                          </w:rPr>
                          <w:t>2.1</w:t>
                        </w:r>
                        <w:r w:rsidRPr="006E4B37">
                          <w:rPr>
                            <w:rStyle w:val="SubtleReference"/>
                          </w:rPr>
                          <w:t xml:space="preserve">: </w:t>
                        </w:r>
                        <w:r>
                          <w:rPr>
                            <w:rStyle w:val="SubtleReference"/>
                          </w:rPr>
                          <w:t>aisha</w:t>
                        </w:r>
                        <w:r w:rsidRPr="00D44CB1">
                          <w:rPr>
                            <w:rStyle w:val="SubtleReference"/>
                          </w:rPr>
                          <w:t xml:space="preserve"> chatbot interface showcasing its conversational interaction and introduction. </w:t>
                        </w:r>
                        <w:r>
                          <w:rPr>
                            <w:rStyle w:val="SubtleReference"/>
                          </w:rPr>
                          <w:t>b</w:t>
                        </w:r>
                        <w:r w:rsidRPr="00D44CB1">
                          <w:rPr>
                            <w:rStyle w:val="SubtleReference"/>
                          </w:rPr>
                          <w:t xml:space="preserve">uilt with </w:t>
                        </w:r>
                        <w:r>
                          <w:rPr>
                            <w:rStyle w:val="SubtleReference"/>
                          </w:rPr>
                          <w:t>openai’s gpt</w:t>
                        </w:r>
                        <w:r w:rsidRPr="00D44CB1">
                          <w:rPr>
                            <w:rStyle w:val="SubtleReference"/>
                          </w:rPr>
                          <w:t xml:space="preserve"> models</w:t>
                        </w:r>
                      </w:p>
                      <w:p w14:paraId="17A46DA6" w14:textId="4DB7F38D" w:rsidR="00861529" w:rsidRPr="00D44CB1" w:rsidRDefault="00861529" w:rsidP="00D44CB1">
                        <w:pPr>
                          <w:jc w:val="center"/>
                          <w:rPr>
                            <w:rStyle w:val="SubtleReference"/>
                          </w:rPr>
                        </w:pPr>
                      </w:p>
                    </w:txbxContent>
                  </v:textbox>
                </v:shape>
                <w10:wrap type="tight"/>
              </v:group>
            </w:pict>
          </mc:Fallback>
        </mc:AlternateContent>
      </w:r>
      <w:r w:rsidR="00B5739D">
        <w:t>2.1</w:t>
      </w:r>
      <w:r w:rsidR="00B5739D" w:rsidRPr="00F92D6C">
        <w:tab/>
        <w:t>Existing Campus Assistants</w:t>
      </w:r>
    </w:p>
    <w:p w14:paraId="2E4342B6" w14:textId="4B94E008" w:rsidR="00C56FFF" w:rsidRPr="00C56FFF" w:rsidRDefault="00C56FFF" w:rsidP="00C56FFF"/>
    <w:bookmarkStart w:id="10" w:name="_AISHA_–_Zayed"/>
    <w:bookmarkEnd w:id="10"/>
    <w:p w14:paraId="6F4C0E3B" w14:textId="4486DFC6" w:rsidR="00C56FFF" w:rsidRDefault="00861529" w:rsidP="006300D8">
      <w:pPr>
        <w:pStyle w:val="Heading4"/>
        <w:spacing w:before="0"/>
      </w:pPr>
      <w:r>
        <w:fldChar w:fldCharType="begin"/>
      </w:r>
      <w:r>
        <w:instrText xml:space="preserve"> HYPERLINK "https://zu.libguides.com/ai/aisha-chatbot" </w:instrText>
      </w:r>
      <w:r>
        <w:fldChar w:fldCharType="separate"/>
      </w:r>
      <w:r w:rsidR="00C56FFF" w:rsidRPr="002C5279">
        <w:rPr>
          <w:rStyle w:val="Hyperlink"/>
        </w:rPr>
        <w:t>AISHA – Zayed University</w:t>
      </w:r>
      <w:r>
        <w:rPr>
          <w:rStyle w:val="Hyperlink"/>
        </w:rPr>
        <w:fldChar w:fldCharType="end"/>
      </w:r>
    </w:p>
    <w:p w14:paraId="53CAD728" w14:textId="510FA3B9" w:rsidR="00C56FFF" w:rsidRDefault="00C56FFF" w:rsidP="00EF17E0">
      <w:pPr>
        <w:jc w:val="both"/>
      </w:pPr>
      <w:r>
        <w:t>AISHA (Artificially Intelligent Super Helpful Assistant) is a domain-specific chatbot developed by Zayed University Library to enhance reference service</w:t>
      </w:r>
      <w:r w:rsidR="00AC5B28">
        <w:t xml:space="preserve"> </w:t>
      </w:r>
      <w:hyperlink w:anchor="Figure1" w:history="1">
        <w:r w:rsidR="00AC5B28" w:rsidRPr="007C5D73">
          <w:rPr>
            <w:rStyle w:val="Hyperlink"/>
            <w:i/>
            <w:iCs/>
          </w:rPr>
          <w:t xml:space="preserve">(Figure </w:t>
        </w:r>
        <w:r w:rsidR="00EF17E0">
          <w:rPr>
            <w:rStyle w:val="Hyperlink"/>
            <w:i/>
            <w:iCs/>
          </w:rPr>
          <w:t>2.</w:t>
        </w:r>
        <w:r w:rsidR="00AC5B28" w:rsidRPr="007C5D73">
          <w:rPr>
            <w:rStyle w:val="Hyperlink"/>
            <w:i/>
            <w:iCs/>
          </w:rPr>
          <w:t>1)</w:t>
        </w:r>
      </w:hyperlink>
      <w:r w:rsidR="007E4C5E">
        <w:t xml:space="preserve">. </w:t>
      </w:r>
      <w:r>
        <w:t>It uses OpenAI’s models with Python and integrates tools like speech recognition, Wikipedia, the ZU catalog, and Google Search. One of its unique features is its ability to display its "thought process" to users, boosting transparency and digital literacy.</w:t>
      </w:r>
    </w:p>
    <w:p w14:paraId="7047C724" w14:textId="604AEA45" w:rsidR="00DE2B97" w:rsidRDefault="00C56FFF" w:rsidP="00EF17E0">
      <w:pPr>
        <w:spacing w:after="240"/>
        <w:jc w:val="both"/>
      </w:pPr>
      <w:r>
        <w:t xml:space="preserve">Technically, AISHA was built using </w:t>
      </w:r>
      <w:r>
        <w:rPr>
          <w:rStyle w:val="Strong"/>
        </w:rPr>
        <w:t>LangChain</w:t>
      </w:r>
      <w:r>
        <w:t xml:space="preserve"> for LLM orchestration, </w:t>
      </w:r>
      <w:r>
        <w:rPr>
          <w:rStyle w:val="Strong"/>
        </w:rPr>
        <w:t>Chroma</w:t>
      </w:r>
      <w:r>
        <w:t xml:space="preserve"> for vector-based retrieval, and </w:t>
      </w:r>
      <w:r>
        <w:rPr>
          <w:rStyle w:val="Strong"/>
        </w:rPr>
        <w:t>Streamlit</w:t>
      </w:r>
      <w:r>
        <w:t xml:space="preserve"> for frontend deployment. It employs </w:t>
      </w:r>
      <w:r>
        <w:rPr>
          <w:rStyle w:val="Strong"/>
        </w:rPr>
        <w:t>function calling</w:t>
      </w:r>
      <w:r>
        <w:t xml:space="preserve"> for tool integration, showcasing strong multi-source retrieval and advanced reasoning capabilities.</w:t>
      </w:r>
    </w:p>
    <w:p w14:paraId="6C955007" w14:textId="392A72BE" w:rsidR="00494870" w:rsidRPr="00494870" w:rsidRDefault="006E4B37" w:rsidP="00494870">
      <w:pPr>
        <w:pStyle w:val="Heading4"/>
        <w:spacing w:before="0"/>
        <w:rPr>
          <w:rStyle w:val="Strong"/>
        </w:rPr>
      </w:pPr>
      <w:bookmarkStart w:id="11" w:name="_UAEU_Bot_–"/>
      <w:bookmarkEnd w:id="11"/>
      <w:r>
        <w:rPr>
          <w:noProof/>
        </w:rPr>
        <mc:AlternateContent>
          <mc:Choice Requires="wpg">
            <w:drawing>
              <wp:anchor distT="0" distB="0" distL="114300" distR="114300" simplePos="0" relativeHeight="251639808" behindDoc="1" locked="0" layoutInCell="1" allowOverlap="1" wp14:anchorId="6FD0CAB0" wp14:editId="33719642">
                <wp:simplePos x="0" y="0"/>
                <wp:positionH relativeFrom="column">
                  <wp:posOffset>2938145</wp:posOffset>
                </wp:positionH>
                <wp:positionV relativeFrom="paragraph">
                  <wp:posOffset>2540</wp:posOffset>
                </wp:positionV>
                <wp:extent cx="3536950" cy="2813050"/>
                <wp:effectExtent l="0" t="0" r="19050" b="19050"/>
                <wp:wrapTight wrapText="bothSides">
                  <wp:wrapPolygon edited="0">
                    <wp:start x="0" y="0"/>
                    <wp:lineTo x="0" y="21649"/>
                    <wp:lineTo x="21639" y="21649"/>
                    <wp:lineTo x="21639" y="0"/>
                    <wp:lineTo x="0" y="0"/>
                  </wp:wrapPolygon>
                </wp:wrapTight>
                <wp:docPr id="1589526459" name="Group 27"/>
                <wp:cNvGraphicFramePr/>
                <a:graphic xmlns:a="http://schemas.openxmlformats.org/drawingml/2006/main">
                  <a:graphicData uri="http://schemas.microsoft.com/office/word/2010/wordprocessingGroup">
                    <wpg:wgp>
                      <wpg:cNvGrpSpPr/>
                      <wpg:grpSpPr>
                        <a:xfrm>
                          <a:off x="0" y="0"/>
                          <a:ext cx="3536950" cy="2813050"/>
                          <a:chOff x="0" y="-1"/>
                          <a:chExt cx="4106545" cy="3791709"/>
                        </a:xfrm>
                      </wpg:grpSpPr>
                      <wps:wsp>
                        <wps:cNvPr id="636716920" name="Rectangle 25"/>
                        <wps:cNvSpPr/>
                        <wps:spPr>
                          <a:xfrm>
                            <a:off x="0" y="-1"/>
                            <a:ext cx="4106545" cy="379170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46910844" name="Picture 2"/>
                          <pic:cNvPicPr>
                            <a:picLocks noChangeAspect="1"/>
                          </pic:cNvPicPr>
                        </pic:nvPicPr>
                        <pic:blipFill>
                          <a:blip r:embed="rId13">
                            <a:extLst>
                              <a:ext uri="{28A0092B-C50C-407E-A947-70E740481C1C}">
                                <a14:useLocalDpi xmlns:a14="http://schemas.microsoft.com/office/drawing/2010/main" val="0"/>
                              </a:ext>
                            </a:extLst>
                          </a:blip>
                          <a:srcRect/>
                          <a:stretch/>
                        </pic:blipFill>
                        <pic:spPr>
                          <a:xfrm>
                            <a:off x="79131" y="299517"/>
                            <a:ext cx="3961765" cy="2432407"/>
                          </a:xfrm>
                          <a:prstGeom prst="rect">
                            <a:avLst/>
                          </a:prstGeom>
                        </pic:spPr>
                      </pic:pic>
                      <wps:wsp>
                        <wps:cNvPr id="1574706994" name="Text Box 26"/>
                        <wps:cNvSpPr txBox="1"/>
                        <wps:spPr>
                          <a:xfrm>
                            <a:off x="79131" y="2847253"/>
                            <a:ext cx="3961765" cy="854796"/>
                          </a:xfrm>
                          <a:prstGeom prst="rect">
                            <a:avLst/>
                          </a:prstGeom>
                          <a:solidFill>
                            <a:schemeClr val="lt1"/>
                          </a:solidFill>
                          <a:ln w="6350">
                            <a:solidFill>
                              <a:prstClr val="black"/>
                            </a:solidFill>
                          </a:ln>
                        </wps:spPr>
                        <wps:txbx>
                          <w:txbxContent>
                            <w:p w14:paraId="4DD2E861" w14:textId="4CF6D7A0" w:rsidR="00861529" w:rsidRPr="006E4B37" w:rsidRDefault="00861529" w:rsidP="003A5FCE">
                              <w:pPr>
                                <w:pStyle w:val="Heading3"/>
                                <w:jc w:val="center"/>
                                <w:rPr>
                                  <w:rStyle w:val="SubtleReference"/>
                                  <w:b w:val="0"/>
                                  <w:bCs w:val="0"/>
                                </w:rPr>
                              </w:pPr>
                              <w:bookmarkStart w:id="12" w:name="_Figure_2:_snapshot"/>
                              <w:bookmarkEnd w:id="12"/>
                              <w:r w:rsidRPr="006E4B37">
                                <w:rPr>
                                  <w:rStyle w:val="SubtleReference"/>
                                  <w:b w:val="0"/>
                                  <w:bCs w:val="0"/>
                                </w:rPr>
                                <w:t xml:space="preserve">Figure </w:t>
                              </w:r>
                              <w:r>
                                <w:rPr>
                                  <w:rStyle w:val="SubtleReference"/>
                                  <w:b w:val="0"/>
                                  <w:bCs w:val="0"/>
                                </w:rPr>
                                <w:t>2.2</w:t>
                              </w:r>
                              <w:r w:rsidRPr="006E4B37">
                                <w:rPr>
                                  <w:rStyle w:val="SubtleReference"/>
                                  <w:b w:val="0"/>
                                  <w:bCs w:val="0"/>
                                </w:rPr>
                                <w:t xml:space="preserve">: </w:t>
                              </w:r>
                              <w:r>
                                <w:rPr>
                                  <w:rStyle w:val="SubtleReference"/>
                                  <w:b w:val="0"/>
                                  <w:bCs w:val="0"/>
                                </w:rPr>
                                <w:t>s</w:t>
                              </w:r>
                              <w:r w:rsidRPr="003A5FCE">
                                <w:rPr>
                                  <w:rStyle w:val="SubtleReference"/>
                                  <w:b w:val="0"/>
                                  <w:bCs w:val="0"/>
                                </w:rPr>
                                <w:t xml:space="preserve">napshot of the </w:t>
                              </w:r>
                              <w:r>
                                <w:rPr>
                                  <w:rStyle w:val="SubtleReference"/>
                                  <w:b w:val="0"/>
                                  <w:bCs w:val="0"/>
                                </w:rPr>
                                <w:t>uaeu bot</w:t>
                              </w:r>
                              <w:r w:rsidRPr="003A5FCE">
                                <w:rPr>
                                  <w:rStyle w:val="SubtleReference"/>
                                  <w:b w:val="0"/>
                                  <w:bCs w:val="0"/>
                                </w:rPr>
                                <w:t xml:space="preserve"> answering real-time academic and administrative questions.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6FD0CAB0" id="_x0000_s1030" style="position:absolute;margin-left:231.35pt;margin-top:.2pt;width:278.5pt;height:221.5pt;z-index:-251676672;mso-width-relative:margin;mso-height-relative:margin" coordorigin="" coordsize="41065,37917"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">
                <v:rect id="Rectangle 25" o:spid="_x0000_s1031" style="position:absolute;width:41065;height:3791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" filled="f" strokecolor="#09101d [484]" strokeweight="1pt"/>
                <v:shape id="Picture 2" o:spid="_x0000_s1032" type="#_x0000_t75" style="position:absolute;left:791;top:2995;width:39617;height:2432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">
                  <v:imagedata r:id="rId14" o:title=""/>
                </v:shape>
                <v:shape id="_x0000_s1033" type="#_x0000_t202" style="position:absolute;left:791;top:28472;width:39617;height:8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" fillcolor="white [3201]" strokeweight=".5pt">
                  <v:textbox>
                    <w:txbxContent>
                      <w:p w14:paraId="4DD2E861" w14:textId="4CF6D7A0" w:rsidR="00861529" w:rsidRPr="006E4B37" w:rsidRDefault="00861529" w:rsidP="003A5FCE">
                        <w:pPr>
                          <w:pStyle w:val="Heading3"/>
                          <w:jc w:val="center"/>
                          <w:rPr>
                            <w:rStyle w:val="SubtleReference"/>
                            <w:b w:val="0"/>
                            <w:bCs w:val="0"/>
                          </w:rPr>
                        </w:pPr>
                        <w:bookmarkStart w:id="13" w:name="_Figure_2:_snapshot"/>
                        <w:bookmarkEnd w:id="13"/>
                        <w:r w:rsidRPr="006E4B37">
                          <w:rPr>
                            <w:rStyle w:val="SubtleReference"/>
                            <w:b w:val="0"/>
                            <w:bCs w:val="0"/>
                          </w:rPr>
                          <w:t xml:space="preserve">Figure </w:t>
                        </w:r>
                        <w:r>
                          <w:rPr>
                            <w:rStyle w:val="SubtleReference"/>
                            <w:b w:val="0"/>
                            <w:bCs w:val="0"/>
                          </w:rPr>
                          <w:t>2.2</w:t>
                        </w:r>
                        <w:r w:rsidRPr="006E4B37">
                          <w:rPr>
                            <w:rStyle w:val="SubtleReference"/>
                            <w:b w:val="0"/>
                            <w:bCs w:val="0"/>
                          </w:rPr>
                          <w:t xml:space="preserve">: </w:t>
                        </w:r>
                        <w:r>
                          <w:rPr>
                            <w:rStyle w:val="SubtleReference"/>
                            <w:b w:val="0"/>
                            <w:bCs w:val="0"/>
                          </w:rPr>
                          <w:t>s</w:t>
                        </w:r>
                        <w:r w:rsidRPr="003A5FCE">
                          <w:rPr>
                            <w:rStyle w:val="SubtleReference"/>
                            <w:b w:val="0"/>
                            <w:bCs w:val="0"/>
                          </w:rPr>
                          <w:t xml:space="preserve">napshot of the </w:t>
                        </w:r>
                        <w:r>
                          <w:rPr>
                            <w:rStyle w:val="SubtleReference"/>
                            <w:b w:val="0"/>
                            <w:bCs w:val="0"/>
                          </w:rPr>
                          <w:t>uaeu bot</w:t>
                        </w:r>
                        <w:r w:rsidRPr="003A5FCE">
                          <w:rPr>
                            <w:rStyle w:val="SubtleReference"/>
                            <w:b w:val="0"/>
                            <w:bCs w:val="0"/>
                          </w:rPr>
                          <w:t xml:space="preserve"> answering real-time academic and administrative questions.</w:t>
                        </w:r>
                      </w:p>
                    </w:txbxContent>
                  </v:textbox>
                </v:shape>
                <w10:wrap type="tight"/>
              </v:group>
            </w:pict>
          </mc:Fallback>
        </mc:AlternateContent>
      </w:r>
      <w:hyperlink r:id="rId15" w:history="1">
        <w:r w:rsidR="00494870" w:rsidRPr="002C5279">
          <w:rPr>
            <w:rStyle w:val="Hyperlink"/>
          </w:rPr>
          <w:t>UAEU Bot – UAE University</w:t>
        </w:r>
      </w:hyperlink>
    </w:p>
    <w:p w14:paraId="372C0080" w14:textId="0276EB05" w:rsidR="00494870" w:rsidRDefault="00494870" w:rsidP="00EF17E0">
      <w:pPr>
        <w:jc w:val="both"/>
      </w:pPr>
      <w:r>
        <w:t>UAEU Bot is a conversational agent developed to simplify access to university-related services</w:t>
      </w:r>
      <w:r w:rsidR="007E4C5E">
        <w:t xml:space="preserve"> </w:t>
      </w:r>
      <w:hyperlink w:anchor="_Figure_2:_snapshot" w:history="1">
        <w:r w:rsidR="007E4C5E" w:rsidRPr="007C5D73">
          <w:rPr>
            <w:rStyle w:val="Hyperlink"/>
            <w:i/>
            <w:iCs/>
          </w:rPr>
          <w:t>(Figure 2</w:t>
        </w:r>
        <w:r w:rsidR="00EF17E0">
          <w:rPr>
            <w:rStyle w:val="Hyperlink"/>
            <w:i/>
            <w:iCs/>
          </w:rPr>
          <w:t>.2</w:t>
        </w:r>
        <w:r w:rsidR="007E4C5E" w:rsidRPr="007C5D73">
          <w:rPr>
            <w:rStyle w:val="Hyperlink"/>
            <w:i/>
            <w:iCs/>
          </w:rPr>
          <w:t>)</w:t>
        </w:r>
      </w:hyperlink>
      <w:r>
        <w:t>. It offers voice and text-based interaction, providing students with academic info (GPA, grades), administrative details (campus services, schedules), and IT support. Integrated with institutional databases, it delivers personalized results and automates common service requests.</w:t>
      </w:r>
      <w:r w:rsidR="00245C57" w:rsidRPr="00245C57">
        <w:rPr>
          <w:noProof/>
        </w:rPr>
        <w:t xml:space="preserve"> </w:t>
      </w:r>
    </w:p>
    <w:p w14:paraId="24E64A97" w14:textId="0E2C76A6" w:rsidR="00245C57" w:rsidRDefault="00494870" w:rsidP="00EF17E0">
      <w:pPr>
        <w:spacing w:after="240"/>
        <w:jc w:val="both"/>
      </w:pPr>
      <w:r>
        <w:t>Although the bot is functional and practical, its conversational depth and personalization appear limited to predefined queries and structured data, lacking the dynamic context adaptation offered by LLMs.</w:t>
      </w:r>
    </w:p>
    <w:p w14:paraId="3454E51D" w14:textId="77777777" w:rsidR="006E4B37" w:rsidRPr="00B5739D" w:rsidRDefault="006E4B37" w:rsidP="006E4B37">
      <w:pPr>
        <w:spacing w:after="240"/>
      </w:pPr>
    </w:p>
    <w:p w14:paraId="138BE25E" w14:textId="6C313195" w:rsidR="00917676" w:rsidRPr="00917676" w:rsidRDefault="006E4B37" w:rsidP="00917676">
      <w:pPr>
        <w:pStyle w:val="Heading4"/>
        <w:spacing w:before="0"/>
        <w:rPr>
          <w:rStyle w:val="Strong"/>
        </w:rPr>
      </w:pPr>
      <w:bookmarkStart w:id="14" w:name="_Cal_Student_Central"/>
      <w:bookmarkEnd w:id="14"/>
      <w:r>
        <w:rPr>
          <w:noProof/>
        </w:rPr>
        <w:lastRenderedPageBreak/>
        <mc:AlternateContent>
          <mc:Choice Requires="wpg">
            <w:drawing>
              <wp:anchor distT="0" distB="0" distL="114300" distR="114300" simplePos="0" relativeHeight="251641856" behindDoc="1" locked="0" layoutInCell="1" allowOverlap="1" wp14:anchorId="20BBDEE7" wp14:editId="6DD8BA9A">
                <wp:simplePos x="0" y="0"/>
                <wp:positionH relativeFrom="column">
                  <wp:posOffset>3528695</wp:posOffset>
                </wp:positionH>
                <wp:positionV relativeFrom="paragraph">
                  <wp:posOffset>0</wp:posOffset>
                </wp:positionV>
                <wp:extent cx="2895600" cy="2807335"/>
                <wp:effectExtent l="0" t="0" r="12700" b="12065"/>
                <wp:wrapTight wrapText="bothSides">
                  <wp:wrapPolygon edited="0">
                    <wp:start x="0" y="0"/>
                    <wp:lineTo x="0" y="21595"/>
                    <wp:lineTo x="21600" y="21595"/>
                    <wp:lineTo x="21600" y="0"/>
                    <wp:lineTo x="0" y="0"/>
                  </wp:wrapPolygon>
                </wp:wrapTight>
                <wp:docPr id="1466409254" name="Group 27"/>
                <wp:cNvGraphicFramePr/>
                <a:graphic xmlns:a="http://schemas.openxmlformats.org/drawingml/2006/main">
                  <a:graphicData uri="http://schemas.microsoft.com/office/word/2010/wordprocessingGroup">
                    <wpg:wgp>
                      <wpg:cNvGrpSpPr/>
                      <wpg:grpSpPr>
                        <a:xfrm>
                          <a:off x="0" y="0"/>
                          <a:ext cx="2895600" cy="2807335"/>
                          <a:chOff x="0" y="0"/>
                          <a:chExt cx="4106545" cy="3784267"/>
                        </a:xfrm>
                      </wpg:grpSpPr>
                      <wps:wsp>
                        <wps:cNvPr id="159658109" name="Rectangle 25"/>
                        <wps:cNvSpPr/>
                        <wps:spPr>
                          <a:xfrm>
                            <a:off x="0" y="0"/>
                            <a:ext cx="4106545" cy="378426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602561286" name="Picture 2"/>
                          <pic:cNvPicPr>
                            <a:picLocks noChangeAspect="1"/>
                          </pic:cNvPicPr>
                        </pic:nvPicPr>
                        <pic:blipFill>
                          <a:blip r:embed="rId16" cstate="print">
                            <a:extLst>
                              <a:ext uri="{28A0092B-C50C-407E-A947-70E740481C1C}">
                                <a14:useLocalDpi xmlns:a14="http://schemas.microsoft.com/office/drawing/2010/main" val="0"/>
                              </a:ext>
                            </a:extLst>
                          </a:blip>
                          <a:srcRect/>
                          <a:stretch/>
                        </pic:blipFill>
                        <pic:spPr>
                          <a:xfrm>
                            <a:off x="845044" y="95404"/>
                            <a:ext cx="2599194" cy="2671319"/>
                          </a:xfrm>
                          <a:prstGeom prst="rect">
                            <a:avLst/>
                          </a:prstGeom>
                        </pic:spPr>
                      </pic:pic>
                      <wps:wsp>
                        <wps:cNvPr id="290962856" name="Text Box 26"/>
                        <wps:cNvSpPr txBox="1"/>
                        <wps:spPr>
                          <a:xfrm>
                            <a:off x="79131" y="2847253"/>
                            <a:ext cx="3961765" cy="854797"/>
                          </a:xfrm>
                          <a:prstGeom prst="rect">
                            <a:avLst/>
                          </a:prstGeom>
                          <a:solidFill>
                            <a:schemeClr val="lt1"/>
                          </a:solidFill>
                          <a:ln w="6350">
                            <a:solidFill>
                              <a:prstClr val="black"/>
                            </a:solidFill>
                          </a:ln>
                        </wps:spPr>
                        <wps:txbx>
                          <w:txbxContent>
                            <w:p w14:paraId="35FF7C65" w14:textId="756FD4C3" w:rsidR="00861529" w:rsidRPr="008B24E3" w:rsidRDefault="00861529" w:rsidP="00A75CA6">
                              <w:pPr>
                                <w:pStyle w:val="Heading3"/>
                                <w:jc w:val="center"/>
                                <w:rPr>
                                  <w:rStyle w:val="SubtleReference"/>
                                  <w:b w:val="0"/>
                                  <w:bCs w:val="0"/>
                                </w:rPr>
                              </w:pPr>
                              <w:bookmarkStart w:id="15" w:name="_Figure_3:_a"/>
                              <w:bookmarkEnd w:id="15"/>
                              <w:r w:rsidRPr="008B24E3">
                                <w:rPr>
                                  <w:rStyle w:val="SubtleReference"/>
                                  <w:b w:val="0"/>
                                  <w:bCs w:val="0"/>
                                </w:rPr>
                                <w:t xml:space="preserve">Figure </w:t>
                              </w:r>
                              <w:r>
                                <w:rPr>
                                  <w:rStyle w:val="SubtleReference"/>
                                  <w:b w:val="0"/>
                                  <w:bCs w:val="0"/>
                                </w:rPr>
                                <w:t>2.3</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the </w:t>
                              </w:r>
                              <w:r>
                                <w:rPr>
                                  <w:rStyle w:val="SubtleReference"/>
                                  <w:b w:val="0"/>
                                  <w:bCs w:val="0"/>
                                </w:rPr>
                                <w:t>b</w:t>
                              </w:r>
                              <w:r w:rsidRPr="00A35ADE">
                                <w:rPr>
                                  <w:rStyle w:val="SubtleReference"/>
                                  <w:b w:val="0"/>
                                  <w:bCs w:val="0"/>
                                </w:rPr>
                                <w:t>erkeley</w:t>
                              </w:r>
                              <w:r>
                                <w:rPr>
                                  <w:rStyle w:val="SubtleReference"/>
                                  <w:b w:val="0"/>
                                  <w:bCs w:val="0"/>
                                </w:rPr>
                                <w:t xml:space="preserve">’s </w:t>
                              </w:r>
                              <w:r w:rsidRPr="00A35ADE">
                                <w:rPr>
                                  <w:rStyle w:val="SubtleReference"/>
                                  <w:b w:val="0"/>
                                  <w:bCs w:val="0"/>
                                </w:rPr>
                                <w:t>chatbot guiding students through financial aid applications.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0BBDEE7" id="_x0000_s1034" style="position:absolute;margin-left:277.85pt;margin-top:0;width:228pt;height:221.05pt;z-index:-251674624;mso-width-relative:margin;mso-height-relative:margin" coordsize="41065,3784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">
                <v:rect id="Rectangle 25" o:spid="_x0000_s1035" style="position:absolute;width:41065;height:3784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" filled="f" strokecolor="#09101d [484]" strokeweight="1pt"/>
                <v:shape id="Picture 2" o:spid="_x0000_s1036" type="#_x0000_t75" style="position:absolute;left:8450;top:954;width:25992;height:2671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">
                  <v:imagedata r:id="rId17" o:title=""/>
                </v:shape>
                <v:shape id="_x0000_s1037" type="#_x0000_t202" style="position:absolute;left:791;top:28472;width:39617;height:8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" fillcolor="white [3201]" strokeweight=".5pt">
                  <v:textbox>
                    <w:txbxContent>
                      <w:p w14:paraId="35FF7C65" w14:textId="756FD4C3" w:rsidR="00861529" w:rsidRPr="008B24E3" w:rsidRDefault="00861529" w:rsidP="00A75CA6">
                        <w:pPr>
                          <w:pStyle w:val="Heading3"/>
                          <w:jc w:val="center"/>
                          <w:rPr>
                            <w:rStyle w:val="SubtleReference"/>
                            <w:b w:val="0"/>
                            <w:bCs w:val="0"/>
                          </w:rPr>
                        </w:pPr>
                        <w:bookmarkStart w:id="16" w:name="_Figure_3:_a"/>
                        <w:bookmarkEnd w:id="16"/>
                        <w:r w:rsidRPr="008B24E3">
                          <w:rPr>
                            <w:rStyle w:val="SubtleReference"/>
                            <w:b w:val="0"/>
                            <w:bCs w:val="0"/>
                          </w:rPr>
                          <w:t xml:space="preserve">Figure </w:t>
                        </w:r>
                        <w:r>
                          <w:rPr>
                            <w:rStyle w:val="SubtleReference"/>
                            <w:b w:val="0"/>
                            <w:bCs w:val="0"/>
                          </w:rPr>
                          <w:t>2.3</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the </w:t>
                        </w:r>
                        <w:r>
                          <w:rPr>
                            <w:rStyle w:val="SubtleReference"/>
                            <w:b w:val="0"/>
                            <w:bCs w:val="0"/>
                          </w:rPr>
                          <w:t>b</w:t>
                        </w:r>
                        <w:r w:rsidRPr="00A35ADE">
                          <w:rPr>
                            <w:rStyle w:val="SubtleReference"/>
                            <w:b w:val="0"/>
                            <w:bCs w:val="0"/>
                          </w:rPr>
                          <w:t>erkeley</w:t>
                        </w:r>
                        <w:r>
                          <w:rPr>
                            <w:rStyle w:val="SubtleReference"/>
                            <w:b w:val="0"/>
                            <w:bCs w:val="0"/>
                          </w:rPr>
                          <w:t xml:space="preserve">’s </w:t>
                        </w:r>
                        <w:r w:rsidRPr="00A35ADE">
                          <w:rPr>
                            <w:rStyle w:val="SubtleReference"/>
                            <w:b w:val="0"/>
                            <w:bCs w:val="0"/>
                          </w:rPr>
                          <w:t>chatbot guiding students through financial aid applications.</w:t>
                        </w:r>
                      </w:p>
                    </w:txbxContent>
                  </v:textbox>
                </v:shape>
                <w10:wrap type="tight"/>
              </v:group>
            </w:pict>
          </mc:Fallback>
        </mc:AlternateContent>
      </w:r>
      <w:hyperlink r:id="rId18" w:anchor="bot" w:history="1">
        <w:r w:rsidR="00917676" w:rsidRPr="002C5279">
          <w:rPr>
            <w:rStyle w:val="Hyperlink"/>
          </w:rPr>
          <w:t>Cal Student Central Chatbot – UC Berkeley</w:t>
        </w:r>
      </w:hyperlink>
    </w:p>
    <w:p w14:paraId="7877FC59" w14:textId="1E8DDE73" w:rsidR="00917676" w:rsidRDefault="00917676" w:rsidP="00EF17E0">
      <w:pPr>
        <w:jc w:val="both"/>
      </w:pPr>
      <w:r>
        <w:t>UC Berkeley’s Cal Student Central Chatbot serves as an automated assistant focused on financial aid, enrollment, billing, and other admin service</w:t>
      </w:r>
      <w:r w:rsidR="007E4C5E">
        <w:t xml:space="preserve">s </w:t>
      </w:r>
      <w:hyperlink w:anchor="_Figure_3:_a" w:history="1">
        <w:r w:rsidR="007E4C5E" w:rsidRPr="007C5D73">
          <w:rPr>
            <w:rStyle w:val="Hyperlink"/>
            <w:i/>
            <w:iCs/>
          </w:rPr>
          <w:t xml:space="preserve">(Figure </w:t>
        </w:r>
        <w:r w:rsidR="00EF17E0">
          <w:rPr>
            <w:rStyle w:val="Hyperlink"/>
            <w:i/>
            <w:iCs/>
          </w:rPr>
          <w:t>2.3</w:t>
        </w:r>
        <w:r w:rsidR="007E4C5E" w:rsidRPr="007C5D73">
          <w:rPr>
            <w:rStyle w:val="Hyperlink"/>
            <w:i/>
            <w:iCs/>
          </w:rPr>
          <w:t>)</w:t>
        </w:r>
      </w:hyperlink>
      <w:r w:rsidR="007E4C5E">
        <w:t>.</w:t>
      </w:r>
      <w:r>
        <w:t xml:space="preserve"> It’s designed to reduce human workload by addressing frequently asked questions 24/7 through a rule-based and database-connected system.</w:t>
      </w:r>
    </w:p>
    <w:p w14:paraId="4CBAA755" w14:textId="065A6CC7" w:rsidR="004E5886" w:rsidRPr="00C452C2" w:rsidRDefault="00917676" w:rsidP="00EF17E0">
      <w:pPr>
        <w:spacing w:after="240"/>
        <w:jc w:val="both"/>
      </w:pPr>
      <w:r>
        <w:t>Despite being highly useful in reducing queue times and admin load, this chatbot primarily handles transactional queries and lacks a learning model, making it less adaptive to nuanced or evolving academic needs.</w:t>
      </w:r>
    </w:p>
    <w:bookmarkStart w:id="17" w:name="_BARKPLUG_V.2_–"/>
    <w:bookmarkEnd w:id="17"/>
    <w:p w14:paraId="02DC6847" w14:textId="0DD0C06B" w:rsidR="00A3272A" w:rsidRPr="002C53E5" w:rsidRDefault="00861529" w:rsidP="002C53E5">
      <w:pPr>
        <w:pStyle w:val="Heading4"/>
        <w:spacing w:before="0"/>
        <w:rPr>
          <w:rStyle w:val="Strong"/>
        </w:rPr>
      </w:pPr>
      <w:r>
        <w:fldChar w:fldCharType="begin"/>
      </w:r>
      <w:r>
        <w:instrText xml:space="preserve"> HYPERLINK "https://nemo.asee.org/public/conferences/344/papers/41009/view" </w:instrText>
      </w:r>
      <w:r>
        <w:fldChar w:fldCharType="separate"/>
      </w:r>
      <w:r w:rsidR="00A3272A" w:rsidRPr="002C5279">
        <w:rPr>
          <w:rStyle w:val="Hyperlink"/>
        </w:rPr>
        <w:t>BARKPLUG V.2 – Mississippi State University</w:t>
      </w:r>
      <w:r>
        <w:rPr>
          <w:rStyle w:val="Hyperlink"/>
        </w:rPr>
        <w:fldChar w:fldCharType="end"/>
      </w:r>
    </w:p>
    <w:p w14:paraId="5C99153A" w14:textId="458E0FB2" w:rsidR="00A3272A" w:rsidRDefault="006E4B37" w:rsidP="00EF17E0">
      <w:pPr>
        <w:jc w:val="both"/>
      </w:pPr>
      <w:r>
        <w:rPr>
          <w:noProof/>
        </w:rPr>
        <mc:AlternateContent>
          <mc:Choice Requires="wpg">
            <w:drawing>
              <wp:anchor distT="0" distB="0" distL="114300" distR="114300" simplePos="0" relativeHeight="251643904" behindDoc="1" locked="0" layoutInCell="1" allowOverlap="1" wp14:anchorId="0F0655D0" wp14:editId="7AAC06A4">
                <wp:simplePos x="0" y="0"/>
                <wp:positionH relativeFrom="column">
                  <wp:posOffset>3528060</wp:posOffset>
                </wp:positionH>
                <wp:positionV relativeFrom="paragraph">
                  <wp:posOffset>522605</wp:posOffset>
                </wp:positionV>
                <wp:extent cx="2897505" cy="2840990"/>
                <wp:effectExtent l="0" t="0" r="10795" b="16510"/>
                <wp:wrapTight wrapText="bothSides">
                  <wp:wrapPolygon edited="0">
                    <wp:start x="0" y="0"/>
                    <wp:lineTo x="0" y="21629"/>
                    <wp:lineTo x="21586" y="21629"/>
                    <wp:lineTo x="21586" y="0"/>
                    <wp:lineTo x="0" y="0"/>
                  </wp:wrapPolygon>
                </wp:wrapTight>
                <wp:docPr id="1014190559" name="Group 27"/>
                <wp:cNvGraphicFramePr/>
                <a:graphic xmlns:a="http://schemas.openxmlformats.org/drawingml/2006/main">
                  <a:graphicData uri="http://schemas.microsoft.com/office/word/2010/wordprocessingGroup">
                    <wpg:wgp>
                      <wpg:cNvGrpSpPr/>
                      <wpg:grpSpPr>
                        <a:xfrm>
                          <a:off x="0" y="0"/>
                          <a:ext cx="2897505" cy="2840990"/>
                          <a:chOff x="0" y="0"/>
                          <a:chExt cx="4106545" cy="3829313"/>
                        </a:xfrm>
                      </wpg:grpSpPr>
                      <wps:wsp>
                        <wps:cNvPr id="2021242570" name="Rectangle 25"/>
                        <wps:cNvSpPr/>
                        <wps:spPr>
                          <a:xfrm>
                            <a:off x="0" y="0"/>
                            <a:ext cx="4106545" cy="3829313"/>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466931189" name="Picture 2"/>
                          <pic:cNvPicPr>
                            <a:picLocks noChangeAspect="1"/>
                          </pic:cNvPicPr>
                        </pic:nvPicPr>
                        <pic:blipFill>
                          <a:blip r:embed="rId19" cstate="print">
                            <a:extLst>
                              <a:ext uri="{28A0092B-C50C-407E-A947-70E740481C1C}">
                                <a14:useLocalDpi xmlns:a14="http://schemas.microsoft.com/office/drawing/2010/main" val="0"/>
                              </a:ext>
                            </a:extLst>
                          </a:blip>
                          <a:srcRect/>
                          <a:stretch/>
                        </pic:blipFill>
                        <pic:spPr>
                          <a:xfrm>
                            <a:off x="425352" y="97583"/>
                            <a:ext cx="3239878" cy="2634341"/>
                          </a:xfrm>
                          <a:prstGeom prst="rect">
                            <a:avLst/>
                          </a:prstGeom>
                        </pic:spPr>
                      </pic:pic>
                      <wps:wsp>
                        <wps:cNvPr id="1729248556" name="Text Box 26"/>
                        <wps:cNvSpPr txBox="1"/>
                        <wps:spPr>
                          <a:xfrm>
                            <a:off x="79130" y="2847253"/>
                            <a:ext cx="3961765" cy="891741"/>
                          </a:xfrm>
                          <a:prstGeom prst="rect">
                            <a:avLst/>
                          </a:prstGeom>
                          <a:solidFill>
                            <a:schemeClr val="lt1"/>
                          </a:solidFill>
                          <a:ln w="6350">
                            <a:solidFill>
                              <a:prstClr val="black"/>
                            </a:solidFill>
                          </a:ln>
                        </wps:spPr>
                        <wps:txbx>
                          <w:txbxContent>
                            <w:p w14:paraId="28CA12CC" w14:textId="0483E0F9" w:rsidR="00861529" w:rsidRPr="004F4AC8" w:rsidRDefault="00861529" w:rsidP="00A75CA6">
                              <w:pPr>
                                <w:pStyle w:val="Heading3"/>
                                <w:jc w:val="center"/>
                                <w:rPr>
                                  <w:rStyle w:val="SubtleReference"/>
                                  <w:b w:val="0"/>
                                  <w:bCs w:val="0"/>
                                </w:rPr>
                              </w:pPr>
                              <w:bookmarkStart w:id="18" w:name="_Figure_4:_the"/>
                              <w:bookmarkEnd w:id="18"/>
                              <w:r w:rsidRPr="004F4AC8">
                                <w:rPr>
                                  <w:rStyle w:val="SubtleReference"/>
                                  <w:b w:val="0"/>
                                  <w:bCs w:val="0"/>
                                </w:rPr>
                                <w:t xml:space="preserve">Figure </w:t>
                              </w:r>
                              <w:r>
                                <w:rPr>
                                  <w:rStyle w:val="SubtleReference"/>
                                  <w:b w:val="0"/>
                                  <w:bCs w:val="0"/>
                                </w:rPr>
                                <w:t>2.4</w:t>
                              </w:r>
                              <w:r w:rsidRPr="004F4AC8">
                                <w:rPr>
                                  <w:rStyle w:val="SubtleReference"/>
                                  <w:b w:val="0"/>
                                  <w:bCs w:val="0"/>
                                </w:rPr>
                                <w:t xml:space="preserve">: </w:t>
                              </w:r>
                              <w:r>
                                <w:rPr>
                                  <w:rStyle w:val="SubtleReference"/>
                                  <w:b w:val="0"/>
                                  <w:bCs w:val="0"/>
                                </w:rPr>
                                <w:t>t</w:t>
                              </w:r>
                              <w:r w:rsidRPr="00A75CA6">
                                <w:rPr>
                                  <w:rStyle w:val="SubtleReference"/>
                                  <w:b w:val="0"/>
                                  <w:bCs w:val="0"/>
                                </w:rPr>
                                <w:t xml:space="preserve">he </w:t>
                              </w:r>
                              <w:r>
                                <w:rPr>
                                  <w:rStyle w:val="SubtleReference"/>
                                  <w:b w:val="0"/>
                                  <w:bCs w:val="0"/>
                                </w:rPr>
                                <w:t>b</w:t>
                              </w:r>
                              <w:r w:rsidRPr="00A75CA6">
                                <w:rPr>
                                  <w:rStyle w:val="SubtleReference"/>
                                  <w:b w:val="0"/>
                                  <w:bCs w:val="0"/>
                                </w:rPr>
                                <w:t>ark</w:t>
                              </w:r>
                              <w:r>
                                <w:rPr>
                                  <w:rStyle w:val="SubtleReference"/>
                                  <w:b w:val="0"/>
                                  <w:bCs w:val="0"/>
                                </w:rPr>
                                <w:t>p</w:t>
                              </w:r>
                              <w:r w:rsidRPr="00A75CA6">
                                <w:rPr>
                                  <w:rStyle w:val="SubtleReference"/>
                                  <w:b w:val="0"/>
                                  <w:bCs w:val="0"/>
                                </w:rPr>
                                <w:t>lug chatbot responding to a first-year computer science student with a detailed academic plan. Powered by a RAG pipeline, it retrieves course structures and personalized recommendations from internal university datasets.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F0655D0" id="_x0000_s1038" style="position:absolute;left:0;text-align:left;margin-left:277.8pt;margin-top:41.15pt;width:228.15pt;height:223.7pt;z-index:-251672576;mso-width-relative:margin;mso-height-relative:margin" coordsize="41065,3829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">
                <v:rect id="Rectangle 25" o:spid="_x0000_s1039" style="position:absolute;width:41065;height:3829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" filled="f" strokecolor="#09101d [484]" strokeweight="1pt"/>
                <v:shape id="Picture 2" o:spid="_x0000_s1040" type="#_x0000_t75" style="position:absolute;left:4253;top:975;width:32399;height:263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">
                  <v:imagedata r:id="rId20" o:title=""/>
                </v:shape>
                <v:shape id="_x0000_s1041" type="#_x0000_t202" style="position:absolute;left:791;top:28472;width:39617;height:891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" fillcolor="white [3201]" strokeweight=".5pt">
                  <v:textbox>
                    <w:txbxContent>
                      <w:p w14:paraId="28CA12CC" w14:textId="0483E0F9" w:rsidR="00861529" w:rsidRPr="004F4AC8" w:rsidRDefault="00861529" w:rsidP="00A75CA6">
                        <w:pPr>
                          <w:pStyle w:val="Heading3"/>
                          <w:jc w:val="center"/>
                          <w:rPr>
                            <w:rStyle w:val="SubtleReference"/>
                            <w:b w:val="0"/>
                            <w:bCs w:val="0"/>
                          </w:rPr>
                        </w:pPr>
                        <w:bookmarkStart w:id="19" w:name="_Figure_4:_the"/>
                        <w:bookmarkEnd w:id="19"/>
                        <w:r w:rsidRPr="004F4AC8">
                          <w:rPr>
                            <w:rStyle w:val="SubtleReference"/>
                            <w:b w:val="0"/>
                            <w:bCs w:val="0"/>
                          </w:rPr>
                          <w:t xml:space="preserve">Figure </w:t>
                        </w:r>
                        <w:r>
                          <w:rPr>
                            <w:rStyle w:val="SubtleReference"/>
                            <w:b w:val="0"/>
                            <w:bCs w:val="0"/>
                          </w:rPr>
                          <w:t>2.4</w:t>
                        </w:r>
                        <w:r w:rsidRPr="004F4AC8">
                          <w:rPr>
                            <w:rStyle w:val="SubtleReference"/>
                            <w:b w:val="0"/>
                            <w:bCs w:val="0"/>
                          </w:rPr>
                          <w:t xml:space="preserve">: </w:t>
                        </w:r>
                        <w:r>
                          <w:rPr>
                            <w:rStyle w:val="SubtleReference"/>
                            <w:b w:val="0"/>
                            <w:bCs w:val="0"/>
                          </w:rPr>
                          <w:t>t</w:t>
                        </w:r>
                        <w:r w:rsidRPr="00A75CA6">
                          <w:rPr>
                            <w:rStyle w:val="SubtleReference"/>
                            <w:b w:val="0"/>
                            <w:bCs w:val="0"/>
                          </w:rPr>
                          <w:t xml:space="preserve">he </w:t>
                        </w:r>
                        <w:r>
                          <w:rPr>
                            <w:rStyle w:val="SubtleReference"/>
                            <w:b w:val="0"/>
                            <w:bCs w:val="0"/>
                          </w:rPr>
                          <w:t>b</w:t>
                        </w:r>
                        <w:r w:rsidRPr="00A75CA6">
                          <w:rPr>
                            <w:rStyle w:val="SubtleReference"/>
                            <w:b w:val="0"/>
                            <w:bCs w:val="0"/>
                          </w:rPr>
                          <w:t>ark</w:t>
                        </w:r>
                        <w:r>
                          <w:rPr>
                            <w:rStyle w:val="SubtleReference"/>
                            <w:b w:val="0"/>
                            <w:bCs w:val="0"/>
                          </w:rPr>
                          <w:t>p</w:t>
                        </w:r>
                        <w:r w:rsidRPr="00A75CA6">
                          <w:rPr>
                            <w:rStyle w:val="SubtleReference"/>
                            <w:b w:val="0"/>
                            <w:bCs w:val="0"/>
                          </w:rPr>
                          <w:t>lug chatbot responding to a first-year computer science student with a detailed academic plan. Powered by a RAG pipeline, it retrieves course structures and personalized recommendations from internal university datasets.</w:t>
                        </w:r>
                      </w:p>
                    </w:txbxContent>
                  </v:textbox>
                </v:shape>
                <w10:wrap type="tight"/>
              </v:group>
            </w:pict>
          </mc:Fallback>
        </mc:AlternateContent>
      </w:r>
      <w:r w:rsidR="00A3272A">
        <w:t xml:space="preserve">BARKPLUG V.2 stands out for implementing a </w:t>
      </w:r>
      <w:r w:rsidR="00A3272A" w:rsidRPr="002C53E5">
        <w:rPr>
          <w:b/>
          <w:bCs/>
        </w:rPr>
        <w:t>Retrieval-Augmented Generation (RAG)</w:t>
      </w:r>
      <w:r w:rsidR="00A3272A">
        <w:t xml:space="preserve"> pipeline for its academic assistant chatbot</w:t>
      </w:r>
      <w:r w:rsidR="007E4C5E">
        <w:t xml:space="preserve"> </w:t>
      </w:r>
      <w:hyperlink w:anchor="_Figure_4:_the" w:history="1">
        <w:r w:rsidR="007E4C5E" w:rsidRPr="007C5D73">
          <w:rPr>
            <w:rStyle w:val="Hyperlink"/>
            <w:i/>
            <w:iCs/>
          </w:rPr>
          <w:t xml:space="preserve">(Figure </w:t>
        </w:r>
        <w:r w:rsidR="00EF17E0">
          <w:rPr>
            <w:rStyle w:val="Hyperlink"/>
            <w:i/>
            <w:iCs/>
          </w:rPr>
          <w:t>2.</w:t>
        </w:r>
        <w:r w:rsidR="007E4C5E" w:rsidRPr="007C5D73">
          <w:rPr>
            <w:rStyle w:val="Hyperlink"/>
            <w:i/>
            <w:iCs/>
          </w:rPr>
          <w:t>4)</w:t>
        </w:r>
      </w:hyperlink>
      <w:r w:rsidR="007E4C5E">
        <w:t>.</w:t>
      </w:r>
      <w:r w:rsidR="00A3272A">
        <w:t xml:space="preserve"> It supports general academic inquiries across campus departments and utilizes vector search for context-specific answers. While not much is detailed about its UI/UX, the technical stack mirrors emerging best practices for scalable AI assistants in academia.</w:t>
      </w:r>
    </w:p>
    <w:p w14:paraId="77D03D11" w14:textId="77777777" w:rsidR="00A3272A" w:rsidRDefault="00A3272A" w:rsidP="00EF17E0">
      <w:pPr>
        <w:spacing w:after="240"/>
        <w:jc w:val="both"/>
      </w:pPr>
      <w:r>
        <w:t xml:space="preserve">This model closely aligns with </w:t>
      </w:r>
      <w:r w:rsidRPr="00D54DDB">
        <w:rPr>
          <w:i/>
          <w:iCs/>
        </w:rPr>
        <w:t>Nexly</w:t>
      </w:r>
      <w:r>
        <w:t>'s web implementation and demonstrates the potential of RAG-based workflows in education.</w:t>
      </w:r>
    </w:p>
    <w:p w14:paraId="649E60DE" w14:textId="77777777" w:rsidR="004E5886" w:rsidRDefault="004E5886" w:rsidP="00D84087">
      <w:pPr>
        <w:outlineLvl w:val="2"/>
        <w:rPr>
          <w:b/>
          <w:bCs/>
        </w:rPr>
      </w:pPr>
    </w:p>
    <w:p w14:paraId="6325D535" w14:textId="77777777" w:rsidR="004E5886" w:rsidRDefault="004E5886" w:rsidP="00D84087">
      <w:pPr>
        <w:outlineLvl w:val="2"/>
        <w:rPr>
          <w:b/>
          <w:bCs/>
        </w:rPr>
      </w:pPr>
    </w:p>
    <w:p w14:paraId="3AB53AE2" w14:textId="77777777" w:rsidR="004E5886" w:rsidRDefault="004E5886" w:rsidP="00D84087">
      <w:pPr>
        <w:outlineLvl w:val="2"/>
        <w:rPr>
          <w:b/>
          <w:bCs/>
        </w:rPr>
      </w:pPr>
    </w:p>
    <w:p w14:paraId="1125BA1E" w14:textId="77777777" w:rsidR="004E5886" w:rsidRDefault="004E5886" w:rsidP="00D84087">
      <w:pPr>
        <w:outlineLvl w:val="2"/>
        <w:rPr>
          <w:b/>
          <w:bCs/>
        </w:rPr>
      </w:pPr>
    </w:p>
    <w:p w14:paraId="1760A9E6" w14:textId="77777777" w:rsidR="004E5886" w:rsidRDefault="004E5886" w:rsidP="00D84087">
      <w:pPr>
        <w:outlineLvl w:val="2"/>
        <w:rPr>
          <w:b/>
          <w:bCs/>
        </w:rPr>
      </w:pPr>
    </w:p>
    <w:p w14:paraId="4D4A3167" w14:textId="77777777" w:rsidR="004E5886" w:rsidRDefault="004E5886" w:rsidP="00D84087">
      <w:pPr>
        <w:outlineLvl w:val="2"/>
        <w:rPr>
          <w:b/>
          <w:bCs/>
        </w:rPr>
      </w:pPr>
    </w:p>
    <w:p w14:paraId="2A4D82E9" w14:textId="77777777" w:rsidR="004E5886" w:rsidRDefault="004E5886" w:rsidP="00D84087">
      <w:pPr>
        <w:outlineLvl w:val="2"/>
        <w:rPr>
          <w:b/>
          <w:bCs/>
        </w:rPr>
      </w:pPr>
    </w:p>
    <w:p w14:paraId="7E7842F6" w14:textId="77777777" w:rsidR="004E5886" w:rsidRDefault="004E5886" w:rsidP="00D84087">
      <w:pPr>
        <w:outlineLvl w:val="2"/>
        <w:rPr>
          <w:b/>
          <w:bCs/>
        </w:rPr>
      </w:pPr>
    </w:p>
    <w:p w14:paraId="33203139" w14:textId="77777777" w:rsidR="004E5886" w:rsidRDefault="004E5886" w:rsidP="00D84087">
      <w:pPr>
        <w:outlineLvl w:val="2"/>
        <w:rPr>
          <w:b/>
          <w:bCs/>
        </w:rPr>
      </w:pPr>
    </w:p>
    <w:p w14:paraId="13EB13CA" w14:textId="77777777" w:rsidR="004E5886" w:rsidRDefault="004E5886" w:rsidP="00D84087">
      <w:pPr>
        <w:outlineLvl w:val="2"/>
        <w:rPr>
          <w:b/>
          <w:bCs/>
        </w:rPr>
      </w:pPr>
    </w:p>
    <w:p w14:paraId="2C8A78A8" w14:textId="77777777" w:rsidR="00D578A7" w:rsidRDefault="00D578A7" w:rsidP="00D84087">
      <w:pPr>
        <w:outlineLvl w:val="2"/>
        <w:rPr>
          <w:b/>
          <w:bCs/>
        </w:rPr>
      </w:pPr>
    </w:p>
    <w:p w14:paraId="58AE3D1F" w14:textId="77777777" w:rsidR="00D578A7" w:rsidRDefault="00D578A7" w:rsidP="00D84087">
      <w:pPr>
        <w:outlineLvl w:val="2"/>
        <w:rPr>
          <w:b/>
          <w:bCs/>
        </w:rPr>
      </w:pPr>
    </w:p>
    <w:p w14:paraId="523C06AC" w14:textId="77777777" w:rsidR="00D578A7" w:rsidRDefault="00D578A7" w:rsidP="00D84087">
      <w:pPr>
        <w:outlineLvl w:val="2"/>
        <w:rPr>
          <w:b/>
          <w:bCs/>
        </w:rPr>
      </w:pPr>
    </w:p>
    <w:p w14:paraId="13610A6F" w14:textId="77777777" w:rsidR="00D578A7" w:rsidRDefault="00D578A7" w:rsidP="00D84087">
      <w:pPr>
        <w:outlineLvl w:val="2"/>
        <w:rPr>
          <w:b/>
          <w:bCs/>
        </w:rPr>
      </w:pPr>
    </w:p>
    <w:p w14:paraId="22A51265" w14:textId="77777777" w:rsidR="00D578A7" w:rsidRDefault="00D578A7" w:rsidP="00D84087">
      <w:pPr>
        <w:outlineLvl w:val="2"/>
        <w:rPr>
          <w:b/>
          <w:bCs/>
        </w:rPr>
      </w:pPr>
    </w:p>
    <w:p w14:paraId="1837A802" w14:textId="77777777" w:rsidR="00D578A7" w:rsidRDefault="00D578A7" w:rsidP="00D84087">
      <w:pPr>
        <w:outlineLvl w:val="2"/>
        <w:rPr>
          <w:b/>
          <w:bCs/>
        </w:rPr>
      </w:pPr>
    </w:p>
    <w:p w14:paraId="5162CF39" w14:textId="77777777" w:rsidR="00D578A7" w:rsidRDefault="00D578A7" w:rsidP="00D84087">
      <w:pPr>
        <w:outlineLvl w:val="2"/>
        <w:rPr>
          <w:b/>
          <w:bCs/>
        </w:rPr>
      </w:pPr>
    </w:p>
    <w:p w14:paraId="6AAAB612" w14:textId="77777777" w:rsidR="00D578A7" w:rsidRDefault="00D578A7" w:rsidP="00D84087">
      <w:pPr>
        <w:outlineLvl w:val="2"/>
        <w:rPr>
          <w:b/>
          <w:bCs/>
        </w:rPr>
      </w:pPr>
    </w:p>
    <w:p w14:paraId="53BBDCB5" w14:textId="35372622" w:rsidR="00D578A7" w:rsidRDefault="00D578A7" w:rsidP="00D84087">
      <w:pPr>
        <w:outlineLvl w:val="2"/>
        <w:rPr>
          <w:ins w:id="20" w:author="Bouziane Brik" w:date="2025-04-24T09:05:00Z"/>
          <w:b/>
          <w:bCs/>
        </w:rPr>
      </w:pPr>
    </w:p>
    <w:p w14:paraId="1FBEC849" w14:textId="77777777" w:rsidR="002E72A0" w:rsidRDefault="002E72A0" w:rsidP="00D84087">
      <w:pPr>
        <w:outlineLvl w:val="2"/>
        <w:rPr>
          <w:b/>
          <w:bCs/>
        </w:rPr>
      </w:pPr>
    </w:p>
    <w:p w14:paraId="7CEC59FB" w14:textId="77777777" w:rsidR="00D578A7" w:rsidRDefault="00D578A7" w:rsidP="00D84087">
      <w:pPr>
        <w:outlineLvl w:val="2"/>
        <w:rPr>
          <w:b/>
          <w:bCs/>
        </w:rPr>
      </w:pPr>
    </w:p>
    <w:p w14:paraId="78C90082" w14:textId="77777777" w:rsidR="00D578A7" w:rsidRDefault="00D578A7" w:rsidP="00D84087">
      <w:pPr>
        <w:outlineLvl w:val="2"/>
        <w:rPr>
          <w:b/>
          <w:bCs/>
        </w:rPr>
      </w:pPr>
    </w:p>
    <w:p w14:paraId="6F723C3D" w14:textId="77777777" w:rsidR="00D84087" w:rsidRPr="00D84087" w:rsidRDefault="00D84087" w:rsidP="00D84087">
      <w:pPr>
        <w:outlineLvl w:val="2"/>
        <w:rPr>
          <w:b/>
          <w:bCs/>
        </w:rPr>
      </w:pPr>
    </w:p>
    <w:p w14:paraId="29BFECA4" w14:textId="6E9DEF06" w:rsidR="004549DA" w:rsidRDefault="00146F61" w:rsidP="00D15DE2">
      <w:pPr>
        <w:pStyle w:val="Heading1"/>
      </w:pPr>
      <w:bookmarkStart w:id="21" w:name="_Data_Collection_and"/>
      <w:bookmarkEnd w:id="21"/>
      <w:r>
        <w:lastRenderedPageBreak/>
        <w:t>Data</w:t>
      </w:r>
      <w:r w:rsidR="00AC5B28">
        <w:t xml:space="preserve"> Collection and</w:t>
      </w:r>
      <w:r>
        <w:t xml:space="preserve"> </w:t>
      </w:r>
      <w:r w:rsidR="004B5DE6">
        <w:t>Processing</w:t>
      </w:r>
    </w:p>
    <w:p w14:paraId="2022224E" w14:textId="77777777" w:rsidR="003A5CB5" w:rsidRDefault="003A5CB5" w:rsidP="009D0DC7">
      <w:pPr>
        <w:ind w:firstLine="720"/>
        <w:rPr>
          <w:lang w:val="en-US"/>
        </w:rPr>
      </w:pPr>
    </w:p>
    <w:p w14:paraId="4A8748B2" w14:textId="6C54D0EB" w:rsidR="009D0DC7" w:rsidRDefault="009D0DC7" w:rsidP="009D0DC7">
      <w:pPr>
        <w:ind w:firstLine="720"/>
        <w:rPr>
          <w:lang w:val="en-US"/>
        </w:rPr>
      </w:pPr>
      <w:r>
        <w:rPr>
          <w:lang w:val="en-US"/>
        </w:rPr>
        <w:t xml:space="preserve">Primarily, we have extracted all the contents and </w:t>
      </w:r>
      <w:r w:rsidR="00911D1C">
        <w:rPr>
          <w:lang w:val="en-US"/>
        </w:rPr>
        <w:t>pdfs</w:t>
      </w:r>
      <w:r>
        <w:rPr>
          <w:lang w:val="en-US"/>
        </w:rPr>
        <w:t xml:space="preserve"> from </w:t>
      </w:r>
      <w:r w:rsidR="00637DB1">
        <w:t>University</w:t>
      </w:r>
      <w:r>
        <w:rPr>
          <w:lang w:val="en-US"/>
        </w:rPr>
        <w:t xml:space="preserve"> of </w:t>
      </w:r>
      <w:r>
        <w:t>Sharjah</w:t>
      </w:r>
      <w:r>
        <w:rPr>
          <w:lang w:val="en-US"/>
        </w:rPr>
        <w:t xml:space="preserve"> </w:t>
      </w:r>
      <w:r w:rsidR="00F07FA9">
        <w:rPr>
          <w:lang w:val="en-US"/>
        </w:rPr>
        <w:t>website,</w:t>
      </w:r>
      <w:r>
        <w:rPr>
          <w:lang w:val="en-US"/>
        </w:rPr>
        <w:t xml:space="preserve"> </w:t>
      </w:r>
      <w:r w:rsidR="00F07FA9">
        <w:rPr>
          <w:lang w:val="en-US"/>
        </w:rPr>
        <w:t>this</w:t>
      </w:r>
      <w:r>
        <w:rPr>
          <w:lang w:val="en-US"/>
        </w:rPr>
        <w:t xml:space="preserve"> </w:t>
      </w:r>
      <w:r w:rsidR="00F07FA9">
        <w:t>process</w:t>
      </w:r>
      <w:r>
        <w:rPr>
          <w:lang w:val="en-US"/>
        </w:rPr>
        <w:t xml:space="preserve"> consists of 3 step</w:t>
      </w:r>
      <w:r w:rsidR="00315445">
        <w:rPr>
          <w:lang w:val="en-US"/>
        </w:rPr>
        <w:t>s</w:t>
      </w:r>
      <w:r>
        <w:rPr>
          <w:lang w:val="en-US"/>
        </w:rPr>
        <w:t xml:space="preserve">: </w:t>
      </w:r>
    </w:p>
    <w:p w14:paraId="7FCE9FCB" w14:textId="796E165A" w:rsidR="00315445" w:rsidRPr="00FE7242" w:rsidRDefault="007C7C6F" w:rsidP="009D0DC7">
      <w:pPr>
        <w:ind w:firstLine="720"/>
        <w:rPr>
          <w:b/>
          <w:bCs/>
        </w:rPr>
      </w:pPr>
      <w:r>
        <w:rPr>
          <w:noProof/>
        </w:rPr>
        <mc:AlternateContent>
          <mc:Choice Requires="wpg">
            <w:drawing>
              <wp:anchor distT="0" distB="0" distL="114300" distR="114300" simplePos="0" relativeHeight="251664384" behindDoc="1" locked="0" layoutInCell="1" allowOverlap="1" wp14:anchorId="2D83CE53" wp14:editId="7E52529B">
                <wp:simplePos x="0" y="0"/>
                <wp:positionH relativeFrom="column">
                  <wp:posOffset>2660821</wp:posOffset>
                </wp:positionH>
                <wp:positionV relativeFrom="paragraph">
                  <wp:posOffset>145123</wp:posOffset>
                </wp:positionV>
                <wp:extent cx="3519805" cy="1820545"/>
                <wp:effectExtent l="0" t="0" r="10795" b="8255"/>
                <wp:wrapTight wrapText="bothSides">
                  <wp:wrapPolygon edited="0">
                    <wp:start x="0" y="0"/>
                    <wp:lineTo x="0" y="21547"/>
                    <wp:lineTo x="21588" y="21547"/>
                    <wp:lineTo x="21588" y="0"/>
                    <wp:lineTo x="0" y="0"/>
                  </wp:wrapPolygon>
                </wp:wrapTight>
                <wp:docPr id="690663637" name="Group 27"/>
                <wp:cNvGraphicFramePr/>
                <a:graphic xmlns:a="http://schemas.openxmlformats.org/drawingml/2006/main">
                  <a:graphicData uri="http://schemas.microsoft.com/office/word/2010/wordprocessingGroup">
                    <wpg:wgp>
                      <wpg:cNvGrpSpPr/>
                      <wpg:grpSpPr>
                        <a:xfrm>
                          <a:off x="0" y="0"/>
                          <a:ext cx="3519805" cy="1820545"/>
                          <a:chOff x="0" y="1"/>
                          <a:chExt cx="4106545" cy="2126044"/>
                        </a:xfrm>
                      </wpg:grpSpPr>
                      <wps:wsp>
                        <wps:cNvPr id="2024354295" name="Rectangle 25"/>
                        <wps:cNvSpPr/>
                        <wps:spPr>
                          <a:xfrm>
                            <a:off x="0" y="1"/>
                            <a:ext cx="4106545" cy="2126044"/>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60118336" name="Picture 2"/>
                          <pic:cNvPicPr>
                            <a:picLocks noChangeAspect="1"/>
                          </pic:cNvPicPr>
                        </pic:nvPicPr>
                        <pic:blipFill>
                          <a:blip r:embed="rId21">
                            <a:extLst>
                              <a:ext uri="{28A0092B-C50C-407E-A947-70E740481C1C}">
                                <a14:useLocalDpi xmlns:a14="http://schemas.microsoft.com/office/drawing/2010/main" val="0"/>
                              </a:ext>
                            </a:extLst>
                          </a:blip>
                          <a:srcRect/>
                          <a:stretch/>
                        </pic:blipFill>
                        <pic:spPr>
                          <a:xfrm>
                            <a:off x="79131" y="80770"/>
                            <a:ext cx="3961765" cy="1292820"/>
                          </a:xfrm>
                          <a:prstGeom prst="rect">
                            <a:avLst/>
                          </a:prstGeom>
                        </pic:spPr>
                      </pic:pic>
                      <wps:wsp>
                        <wps:cNvPr id="1000970747" name="Text Box 26"/>
                        <wps:cNvSpPr txBox="1"/>
                        <wps:spPr>
                          <a:xfrm>
                            <a:off x="79131" y="1407074"/>
                            <a:ext cx="3961765" cy="613149"/>
                          </a:xfrm>
                          <a:prstGeom prst="rect">
                            <a:avLst/>
                          </a:prstGeom>
                          <a:solidFill>
                            <a:schemeClr val="lt1"/>
                          </a:solidFill>
                          <a:ln w="6350">
                            <a:solidFill>
                              <a:prstClr val="black"/>
                            </a:solidFill>
                          </a:ln>
                        </wps:spPr>
                        <wps:txbx>
                          <w:txbxContent>
                            <w:p w14:paraId="72D88516" w14:textId="0A4DE0D3" w:rsidR="00861529" w:rsidRPr="00D44CB1" w:rsidRDefault="00861529" w:rsidP="00814856">
                              <w:pPr>
                                <w:jc w:val="center"/>
                                <w:rPr>
                                  <w:rStyle w:val="SubtleReference"/>
                                </w:rPr>
                              </w:pPr>
                              <w:r w:rsidRPr="006E4B37">
                                <w:rPr>
                                  <w:rStyle w:val="SubtleReference"/>
                                </w:rPr>
                                <w:t xml:space="preserve">Figure </w:t>
                              </w:r>
                              <w:r>
                                <w:rPr>
                                  <w:rStyle w:val="SubtleReference"/>
                                </w:rPr>
                                <w:t>3.1</w:t>
                              </w:r>
                              <w:r w:rsidRPr="006E4B37">
                                <w:rPr>
                                  <w:rStyle w:val="SubtleReference"/>
                                </w:rPr>
                                <w:t xml:space="preserve">: </w:t>
                              </w:r>
                              <w:r>
                                <w:rPr>
                                  <w:rStyle w:val="SubtleReference"/>
                                </w:rPr>
                                <w:t>imports and libraries used in extraction codes of the pdf’s and webpages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D83CE53" id="_x0000_s1042" style="position:absolute;left:0;text-align:left;margin-left:209.5pt;margin-top:11.45pt;width:277.15pt;height:143.35pt;z-index:-251652096;mso-width-relative:margin;mso-height-relative:margin" coordorigin="" coordsize="41065,2126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">
                <v:rect id="Rectangle 25" o:spid="_x0000_s1043" style="position:absolute;width:41065;height:2126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" filled="f" strokecolor="#09101d [484]" strokeweight="1pt"/>
                <v:shape id="Picture 2" o:spid="_x0000_s1044" type="#_x0000_t75" style="position:absolute;left:791;top:807;width:39617;height:1292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">
                  <v:imagedata r:id="rId22" o:title=""/>
                </v:shape>
                <v:shape id="_x0000_s1045" type="#_x0000_t202" style="position:absolute;left:791;top:14070;width:39617;height:613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" fillcolor="white [3201]" strokeweight=".5pt">
                  <v:textbox>
                    <w:txbxContent>
                      <w:p w14:paraId="72D88516" w14:textId="0A4DE0D3" w:rsidR="00861529" w:rsidRPr="00D44CB1" w:rsidRDefault="00861529" w:rsidP="00814856">
                        <w:pPr>
                          <w:jc w:val="center"/>
                          <w:rPr>
                            <w:rStyle w:val="SubtleReference"/>
                          </w:rPr>
                        </w:pPr>
                        <w:r w:rsidRPr="006E4B37">
                          <w:rPr>
                            <w:rStyle w:val="SubtleReference"/>
                          </w:rPr>
                          <w:t xml:space="preserve">Figure </w:t>
                        </w:r>
                        <w:r>
                          <w:rPr>
                            <w:rStyle w:val="SubtleReference"/>
                          </w:rPr>
                          <w:t>3.1</w:t>
                        </w:r>
                        <w:r w:rsidRPr="006E4B37">
                          <w:rPr>
                            <w:rStyle w:val="SubtleReference"/>
                          </w:rPr>
                          <w:t xml:space="preserve">: </w:t>
                        </w:r>
                        <w:r>
                          <w:rPr>
                            <w:rStyle w:val="SubtleReference"/>
                          </w:rPr>
                          <w:t>imports and libraries used in extraction codes of the pdf’s and webpages</w:t>
                        </w:r>
                      </w:p>
                    </w:txbxContent>
                  </v:textbox>
                </v:shape>
                <w10:wrap type="tight"/>
              </v:group>
            </w:pict>
          </mc:Fallback>
        </mc:AlternateContent>
      </w:r>
    </w:p>
    <w:p w14:paraId="3268FBAD" w14:textId="1000A4A5" w:rsidR="00FE7242" w:rsidRPr="00FE7242" w:rsidRDefault="00C64CC8" w:rsidP="00FE7242">
      <w:pPr>
        <w:pStyle w:val="Heading2"/>
        <w:numPr>
          <w:ilvl w:val="0"/>
          <w:numId w:val="0"/>
        </w:numPr>
      </w:pPr>
      <w:bookmarkStart w:id="22" w:name="_3.1_Extract_web"/>
      <w:bookmarkEnd w:id="22"/>
      <w:r>
        <w:t>3.1</w:t>
      </w:r>
      <w:r>
        <w:tab/>
      </w:r>
      <w:r w:rsidR="0048048E">
        <w:t xml:space="preserve">Extract </w:t>
      </w:r>
      <w:r w:rsidR="00E47645" w:rsidRPr="00F92D6C">
        <w:t>web</w:t>
      </w:r>
      <w:r w:rsidR="00B165B2" w:rsidRPr="00F92D6C">
        <w:t xml:space="preserve"> pages and pdf’s links and store them in .tx</w:t>
      </w:r>
      <w:r w:rsidR="0048048E">
        <w:t xml:space="preserve">t </w:t>
      </w:r>
      <w:r w:rsidR="00B165B2" w:rsidRPr="00F92D6C">
        <w:t>file(It is done for future purpose)</w:t>
      </w:r>
    </w:p>
    <w:p w14:paraId="326599B3" w14:textId="2A15D17F" w:rsidR="00CA63E1" w:rsidRPr="00CC092A" w:rsidRDefault="00CA63E1" w:rsidP="00362876">
      <w:pPr>
        <w:spacing w:after="160" w:line="259" w:lineRule="auto"/>
        <w:ind w:firstLine="720"/>
        <w:rPr>
          <w:lang w:val="en-US"/>
        </w:rPr>
      </w:pPr>
      <w:r>
        <w:rPr>
          <w:lang w:val="en-US"/>
        </w:rPr>
        <w:t xml:space="preserve">As our university website is </w:t>
      </w:r>
      <w:r w:rsidR="00C93D1C">
        <w:rPr>
          <w:lang w:val="en-US"/>
        </w:rPr>
        <w:t>dynamic,</w:t>
      </w:r>
      <w:r>
        <w:rPr>
          <w:lang w:val="en-US"/>
        </w:rPr>
        <w:t xml:space="preserve"> we have used selenium to load all the content of a web page at once and download the links and save then in txt file</w:t>
      </w:r>
      <w:r w:rsidR="007C7C6F">
        <w:rPr>
          <w:lang w:val="en-US"/>
        </w:rPr>
        <w:t xml:space="preserve">, and the crawling outputs is show in </w:t>
      </w:r>
      <w:hyperlink w:anchor="Figure3_2" w:history="1">
        <w:r w:rsidR="007C7C6F" w:rsidRPr="00E208E2">
          <w:rPr>
            <w:rStyle w:val="Hyperlink"/>
            <w:i/>
            <w:iCs/>
            <w:lang w:val="en-US"/>
          </w:rPr>
          <w:t>Figure 3.2</w:t>
        </w:r>
      </w:hyperlink>
    </w:p>
    <w:p w14:paraId="51ACB9A8" w14:textId="1F7E07DA" w:rsidR="002A1BB6" w:rsidRPr="000561E1" w:rsidRDefault="00E71C6F" w:rsidP="00F55FEA">
      <w:pPr>
        <w:spacing w:after="160" w:line="259" w:lineRule="auto"/>
        <w:rPr>
          <w:rStyle w:val="Heading2Char"/>
        </w:rPr>
      </w:pPr>
      <w:r w:rsidRPr="000449B5">
        <w:rPr>
          <w:b/>
          <w:bCs/>
          <w:noProof/>
        </w:rPr>
        <mc:AlternateContent>
          <mc:Choice Requires="wpg">
            <w:drawing>
              <wp:anchor distT="0" distB="0" distL="114300" distR="114300" simplePos="0" relativeHeight="251666432" behindDoc="1" locked="0" layoutInCell="1" allowOverlap="1" wp14:anchorId="30155215" wp14:editId="3737EF62">
                <wp:simplePos x="0" y="0"/>
                <wp:positionH relativeFrom="column">
                  <wp:posOffset>2660650</wp:posOffset>
                </wp:positionH>
                <wp:positionV relativeFrom="paragraph">
                  <wp:posOffset>415581</wp:posOffset>
                </wp:positionV>
                <wp:extent cx="3519805" cy="1235075"/>
                <wp:effectExtent l="0" t="0" r="10795" b="9525"/>
                <wp:wrapTight wrapText="bothSides">
                  <wp:wrapPolygon edited="0">
                    <wp:start x="0" y="0"/>
                    <wp:lineTo x="0" y="21544"/>
                    <wp:lineTo x="21588" y="21544"/>
                    <wp:lineTo x="21588" y="0"/>
                    <wp:lineTo x="0" y="0"/>
                  </wp:wrapPolygon>
                </wp:wrapTight>
                <wp:docPr id="1749926667" name="Group 27"/>
                <wp:cNvGraphicFramePr/>
                <a:graphic xmlns:a="http://schemas.openxmlformats.org/drawingml/2006/main">
                  <a:graphicData uri="http://schemas.microsoft.com/office/word/2010/wordprocessingGroup">
                    <wpg:wgp>
                      <wpg:cNvGrpSpPr/>
                      <wpg:grpSpPr>
                        <a:xfrm>
                          <a:off x="0" y="0"/>
                          <a:ext cx="3519805" cy="1235075"/>
                          <a:chOff x="0" y="2"/>
                          <a:chExt cx="4106545" cy="1443080"/>
                        </a:xfrm>
                      </wpg:grpSpPr>
                      <wps:wsp>
                        <wps:cNvPr id="1726625288" name="Rectangle 25"/>
                        <wps:cNvSpPr/>
                        <wps:spPr>
                          <a:xfrm>
                            <a:off x="0" y="2"/>
                            <a:ext cx="4106545" cy="14430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2055055555" name="Picture 2"/>
                          <pic:cNvPicPr>
                            <a:picLocks noChangeAspect="1"/>
                          </pic:cNvPicPr>
                        </pic:nvPicPr>
                        <pic:blipFill>
                          <a:blip r:embed="rId23">
                            <a:extLst>
                              <a:ext uri="{28A0092B-C50C-407E-A947-70E740481C1C}">
                                <a14:useLocalDpi xmlns:a14="http://schemas.microsoft.com/office/drawing/2010/main" val="0"/>
                              </a:ext>
                            </a:extLst>
                          </a:blip>
                          <a:srcRect/>
                          <a:stretch/>
                        </pic:blipFill>
                        <pic:spPr>
                          <a:xfrm>
                            <a:off x="79131" y="94818"/>
                            <a:ext cx="3961765" cy="668249"/>
                          </a:xfrm>
                          <a:prstGeom prst="rect">
                            <a:avLst/>
                          </a:prstGeom>
                        </pic:spPr>
                      </pic:pic>
                      <wps:wsp>
                        <wps:cNvPr id="1847769193" name="Text Box 26"/>
                        <wps:cNvSpPr txBox="1"/>
                        <wps:spPr>
                          <a:xfrm>
                            <a:off x="79131" y="829852"/>
                            <a:ext cx="3961765" cy="526586"/>
                          </a:xfrm>
                          <a:prstGeom prst="rect">
                            <a:avLst/>
                          </a:prstGeom>
                          <a:solidFill>
                            <a:schemeClr val="lt1"/>
                          </a:solidFill>
                          <a:ln w="6350">
                            <a:solidFill>
                              <a:prstClr val="black"/>
                            </a:solidFill>
                          </a:ln>
                        </wps:spPr>
                        <wps:txbx>
                          <w:txbxContent>
                            <w:p w14:paraId="174CA1C3" w14:textId="2F822B6F" w:rsidR="00861529" w:rsidRPr="00D44CB1" w:rsidRDefault="00861529" w:rsidP="00141983">
                              <w:pPr>
                                <w:jc w:val="center"/>
                                <w:rPr>
                                  <w:rStyle w:val="SubtleReference"/>
                                </w:rPr>
                              </w:pPr>
                              <w:bookmarkStart w:id="23" w:name="Figure3_2"/>
                              <w:bookmarkEnd w:id="23"/>
                              <w:r w:rsidRPr="006E4B37">
                                <w:rPr>
                                  <w:rStyle w:val="SubtleReference"/>
                                </w:rPr>
                                <w:t xml:space="preserve">Figure </w:t>
                              </w:r>
                              <w:r>
                                <w:rPr>
                                  <w:rStyle w:val="SubtleReference"/>
                                </w:rPr>
                                <w:t>3.2: showing output of crawled webapges links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0155215" id="_x0000_s1046" style="position:absolute;margin-left:209.5pt;margin-top:32.7pt;width:277.15pt;height:97.25pt;z-index:-251650048;mso-width-relative:margin;mso-height-relative:margin" coordorigin="" coordsize="41065,1443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">
                <v:rect id="Rectangle 25" o:spid="_x0000_s1047" style="position:absolute;width:41065;height:1443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" filled="f" strokecolor="#09101d [484]" strokeweight="1pt"/>
                <v:shape id="Picture 2" o:spid="_x0000_s1048" type="#_x0000_t75" style="position:absolute;left:791;top:948;width:39617;height:6682;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">
                  <v:imagedata r:id="rId24" o:title=""/>
                </v:shape>
                <v:shape id="_x0000_s1049" type="#_x0000_t202" style="position:absolute;left:791;top:8298;width:39617;height:526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" fillcolor="white [3201]" strokeweight=".5pt">
                  <v:textbox>
                    <w:txbxContent>
                      <w:p w14:paraId="174CA1C3" w14:textId="2F822B6F" w:rsidR="00861529" w:rsidRPr="00D44CB1" w:rsidRDefault="00861529" w:rsidP="00141983">
                        <w:pPr>
                          <w:jc w:val="center"/>
                          <w:rPr>
                            <w:rStyle w:val="SubtleReference"/>
                          </w:rPr>
                        </w:pPr>
                        <w:bookmarkStart w:id="24" w:name="Figure3_2"/>
                        <w:bookmarkEnd w:id="24"/>
                        <w:r w:rsidRPr="006E4B37">
                          <w:rPr>
                            <w:rStyle w:val="SubtleReference"/>
                          </w:rPr>
                          <w:t xml:space="preserve">Figure </w:t>
                        </w:r>
                        <w:r>
                          <w:rPr>
                            <w:rStyle w:val="SubtleReference"/>
                          </w:rPr>
                          <w:t>3.2: showing output of crawled webapges links</w:t>
                        </w:r>
                      </w:p>
                    </w:txbxContent>
                  </v:textbox>
                </v:shape>
                <w10:wrap type="tight"/>
              </v:group>
            </w:pict>
          </mc:Fallback>
        </mc:AlternateContent>
      </w:r>
      <w:r w:rsidR="000449B5">
        <w:rPr>
          <w:b/>
          <w:bCs/>
        </w:rPr>
        <w:t>3.2</w:t>
      </w:r>
      <w:r w:rsidR="000449B5">
        <w:rPr>
          <w:b/>
          <w:bCs/>
        </w:rPr>
        <w:tab/>
      </w:r>
      <w:r w:rsidR="00A626FD" w:rsidRPr="000561E1">
        <w:rPr>
          <w:rStyle w:val="Heading2Char"/>
        </w:rPr>
        <w:t>Read The links and iterate over the</w:t>
      </w:r>
      <w:r w:rsidR="00F55FEA" w:rsidRPr="000561E1">
        <w:rPr>
          <w:rStyle w:val="Heading2Char"/>
        </w:rPr>
        <w:t>m</w:t>
      </w:r>
    </w:p>
    <w:p w14:paraId="22743CD0" w14:textId="4A133550" w:rsidR="00A626FD" w:rsidRPr="00034BB1" w:rsidRDefault="00BC08C9" w:rsidP="00713D18">
      <w:pPr>
        <w:spacing w:after="160" w:line="259" w:lineRule="auto"/>
        <w:ind w:firstLine="720"/>
        <w:rPr>
          <w:lang w:val="en-US"/>
        </w:rPr>
      </w:pPr>
      <w:r>
        <w:rPr>
          <w:lang w:val="en-US"/>
        </w:rPr>
        <w:t xml:space="preserve">Then </w:t>
      </w:r>
      <w:r w:rsidR="00A626FD" w:rsidRPr="00034BB1">
        <w:rPr>
          <w:lang w:val="en-US"/>
        </w:rPr>
        <w:t xml:space="preserve">fetch all the content (just HTML </w:t>
      </w:r>
      <w:r w:rsidR="00684B36" w:rsidRPr="00034BB1">
        <w:rPr>
          <w:lang w:val="en-US"/>
        </w:rPr>
        <w:t>content,</w:t>
      </w:r>
      <w:r w:rsidR="00A626FD" w:rsidRPr="00034BB1">
        <w:rPr>
          <w:lang w:val="en-US"/>
        </w:rPr>
        <w:t xml:space="preserve"> skipped reading Java</w:t>
      </w:r>
      <w:r w:rsidR="00A61D4F">
        <w:rPr>
          <w:lang w:val="en-US"/>
        </w:rPr>
        <w:t>S</w:t>
      </w:r>
      <w:r w:rsidR="00A626FD" w:rsidRPr="00034BB1">
        <w:rPr>
          <w:lang w:val="en-US"/>
        </w:rPr>
        <w:t>cript content and Style and other attributes</w:t>
      </w:r>
      <w:r w:rsidR="00B9017C">
        <w:rPr>
          <w:lang w:val="en-US"/>
        </w:rPr>
        <w:t xml:space="preserve"> for cleaner layout to be fed to the RAG Model – </w:t>
      </w:r>
      <w:r w:rsidR="00C14954">
        <w:rPr>
          <w:lang w:val="en-US"/>
        </w:rPr>
        <w:t>later</w:t>
      </w:r>
      <w:r w:rsidR="00A626FD" w:rsidRPr="00034BB1">
        <w:rPr>
          <w:lang w:val="en-US"/>
        </w:rPr>
        <w:t>)</w:t>
      </w:r>
    </w:p>
    <w:p w14:paraId="14036A1A" w14:textId="2839F413" w:rsidR="004D4D7F" w:rsidRDefault="004D4D7F" w:rsidP="004D4D7F">
      <w:pPr>
        <w:spacing w:after="160" w:line="259" w:lineRule="auto"/>
        <w:rPr>
          <w:b/>
          <w:bCs/>
        </w:rPr>
      </w:pPr>
      <w:r>
        <w:rPr>
          <w:b/>
          <w:bCs/>
        </w:rPr>
        <w:t>3.3</w:t>
      </w:r>
      <w:r>
        <w:rPr>
          <w:b/>
          <w:bCs/>
        </w:rPr>
        <w:tab/>
      </w:r>
      <w:r w:rsidRPr="000561E1">
        <w:rPr>
          <w:rStyle w:val="Heading2Char"/>
        </w:rPr>
        <w:t>Use llamaIndex to fetch the content from pdf’s</w:t>
      </w:r>
    </w:p>
    <w:p w14:paraId="12B7F5A7" w14:textId="43EA6CF3" w:rsidR="00DB3107" w:rsidRDefault="00DB3107" w:rsidP="00B402D9">
      <w:pPr>
        <w:spacing w:after="160" w:line="259" w:lineRule="auto"/>
        <w:ind w:firstLine="720"/>
        <w:rPr>
          <w:lang w:val="en-US"/>
        </w:rPr>
      </w:pPr>
      <w:r>
        <w:rPr>
          <w:lang w:val="en-US"/>
        </w:rPr>
        <w:t xml:space="preserve">Here, we are fetching and reading the </w:t>
      </w:r>
      <w:r w:rsidR="00486C55">
        <w:rPr>
          <w:lang w:val="en-US"/>
        </w:rPr>
        <w:t>downloaded</w:t>
      </w:r>
      <w:r>
        <w:rPr>
          <w:lang w:val="en-US"/>
        </w:rPr>
        <w:t xml:space="preserve"> pdf’s and storing them in a .txt file according to pdf title as metadata.</w:t>
      </w:r>
    </w:p>
    <w:p w14:paraId="5D337E18" w14:textId="3B5A0D7D" w:rsidR="004A7864" w:rsidRDefault="004A7864" w:rsidP="00B402D9">
      <w:pPr>
        <w:spacing w:after="160" w:line="259" w:lineRule="auto"/>
        <w:ind w:firstLine="720"/>
        <w:rPr>
          <w:lang w:val="en-US"/>
        </w:rPr>
      </w:pPr>
    </w:p>
    <w:p w14:paraId="18586B23" w14:textId="3505F90D" w:rsidR="004A7864" w:rsidRDefault="004A7864" w:rsidP="00B402D9">
      <w:pPr>
        <w:spacing w:after="160" w:line="259" w:lineRule="auto"/>
        <w:ind w:firstLine="720"/>
        <w:rPr>
          <w:lang w:val="en-US"/>
        </w:rPr>
      </w:pPr>
    </w:p>
    <w:p w14:paraId="5423D425" w14:textId="031EDF18" w:rsidR="004A7864" w:rsidRDefault="004A7864" w:rsidP="00B402D9">
      <w:pPr>
        <w:spacing w:after="160" w:line="259" w:lineRule="auto"/>
        <w:ind w:firstLine="720"/>
        <w:rPr>
          <w:lang w:val="en-US"/>
        </w:rPr>
      </w:pPr>
    </w:p>
    <w:p w14:paraId="5BBA3D35" w14:textId="36D8F66A" w:rsidR="004A7864" w:rsidRDefault="004A7864" w:rsidP="00B402D9">
      <w:pPr>
        <w:spacing w:after="160" w:line="259" w:lineRule="auto"/>
        <w:ind w:firstLine="720"/>
        <w:rPr>
          <w:lang w:val="en-US"/>
        </w:rPr>
      </w:pPr>
    </w:p>
    <w:p w14:paraId="0EEC0F6E" w14:textId="5DEDC4F5" w:rsidR="004A7864" w:rsidRDefault="004A7864" w:rsidP="00B402D9">
      <w:pPr>
        <w:spacing w:after="160" w:line="259" w:lineRule="auto"/>
        <w:ind w:firstLine="720"/>
        <w:rPr>
          <w:lang w:val="en-US"/>
        </w:rPr>
      </w:pPr>
    </w:p>
    <w:p w14:paraId="783C3E72" w14:textId="4FEDBD68" w:rsidR="004A7864" w:rsidRDefault="004A7864" w:rsidP="00B402D9">
      <w:pPr>
        <w:spacing w:after="160" w:line="259" w:lineRule="auto"/>
        <w:ind w:firstLine="720"/>
        <w:rPr>
          <w:lang w:val="en-US"/>
        </w:rPr>
      </w:pPr>
    </w:p>
    <w:p w14:paraId="0B9F780D" w14:textId="7ADA8306" w:rsidR="004A7864" w:rsidRDefault="004A7864" w:rsidP="00B402D9">
      <w:pPr>
        <w:spacing w:after="160" w:line="259" w:lineRule="auto"/>
        <w:ind w:firstLine="720"/>
        <w:rPr>
          <w:lang w:val="en-US"/>
        </w:rPr>
      </w:pPr>
    </w:p>
    <w:p w14:paraId="7FB29DE0" w14:textId="36525C61" w:rsidR="004A7864" w:rsidRDefault="004A7864" w:rsidP="00B402D9">
      <w:pPr>
        <w:spacing w:after="160" w:line="259" w:lineRule="auto"/>
        <w:ind w:firstLine="720"/>
        <w:rPr>
          <w:lang w:val="en-US"/>
        </w:rPr>
      </w:pPr>
    </w:p>
    <w:p w14:paraId="2AF317E8" w14:textId="6D724311" w:rsidR="004A7864" w:rsidRDefault="004A7864" w:rsidP="00B402D9">
      <w:pPr>
        <w:spacing w:after="160" w:line="259" w:lineRule="auto"/>
        <w:ind w:firstLine="720"/>
        <w:rPr>
          <w:lang w:val="en-US"/>
        </w:rPr>
      </w:pPr>
    </w:p>
    <w:p w14:paraId="66176988" w14:textId="210861A7" w:rsidR="004A7864" w:rsidRDefault="004A7864" w:rsidP="00B402D9">
      <w:pPr>
        <w:spacing w:after="160" w:line="259" w:lineRule="auto"/>
        <w:ind w:firstLine="720"/>
        <w:rPr>
          <w:lang w:val="en-US"/>
        </w:rPr>
      </w:pPr>
    </w:p>
    <w:p w14:paraId="5996FFFC" w14:textId="77777777" w:rsidR="003D7F32" w:rsidRDefault="003D7F32" w:rsidP="00B402D9">
      <w:pPr>
        <w:spacing w:after="160" w:line="259" w:lineRule="auto"/>
        <w:ind w:firstLine="720"/>
        <w:rPr>
          <w:lang w:val="en-US"/>
        </w:rPr>
      </w:pPr>
    </w:p>
    <w:p w14:paraId="4CFA2BA3" w14:textId="77777777" w:rsidR="003D7F32" w:rsidRDefault="003D7F32" w:rsidP="00B402D9">
      <w:pPr>
        <w:spacing w:after="160" w:line="259" w:lineRule="auto"/>
        <w:ind w:firstLine="720"/>
        <w:rPr>
          <w:lang w:val="en-US"/>
        </w:rPr>
      </w:pPr>
    </w:p>
    <w:p w14:paraId="3A4DF63A" w14:textId="4D38CC47" w:rsidR="003D7F32" w:rsidRDefault="004A7864" w:rsidP="008B6245">
      <w:pPr>
        <w:pStyle w:val="Heading1"/>
      </w:pPr>
      <w:bookmarkStart w:id="25" w:name="_Workflow_of_Nexly"/>
      <w:bookmarkEnd w:id="25"/>
      <w:r>
        <w:lastRenderedPageBreak/>
        <w:t>Workflow of Nex</w:t>
      </w:r>
      <w:r w:rsidR="00813B10">
        <w:t xml:space="preserve">ly </w:t>
      </w:r>
      <w:r w:rsidR="00A212D8">
        <w:t>Chatbot</w:t>
      </w:r>
    </w:p>
    <w:p w14:paraId="7F737947" w14:textId="77777777" w:rsidR="00A212D8" w:rsidRPr="003D7F32" w:rsidRDefault="00A212D8" w:rsidP="003D7F32"/>
    <w:p w14:paraId="7779BEA5" w14:textId="50F8A259" w:rsidR="004A289A" w:rsidRPr="0094632E" w:rsidRDefault="004A289A" w:rsidP="00EF17E0">
      <w:pPr>
        <w:ind w:firstLine="360"/>
        <w:jc w:val="both"/>
        <w:rPr>
          <w:lang w:val="en-US"/>
        </w:rPr>
      </w:pPr>
      <w:r w:rsidRPr="0094632E">
        <w:rPr>
          <w:lang w:val="en-US"/>
        </w:rPr>
        <w:t>Our “Nexly</w:t>
      </w:r>
      <w:r w:rsidR="00616FB2">
        <w:rPr>
          <w:lang w:val="en-US"/>
        </w:rPr>
        <w:t xml:space="preserve"> AI</w:t>
      </w:r>
      <w:r w:rsidRPr="0094632E">
        <w:rPr>
          <w:lang w:val="en-US"/>
        </w:rPr>
        <w:t>” is for now based on</w:t>
      </w:r>
      <w:r w:rsidR="00CF1021">
        <w:rPr>
          <w:lang w:val="en-US"/>
        </w:rPr>
        <w:t xml:space="preserve"> a RAG methodology</w:t>
      </w:r>
      <w:r w:rsidRPr="0094632E">
        <w:rPr>
          <w:lang w:val="en-US"/>
        </w:rPr>
        <w:t>. RAG consists of 3 major part</w:t>
      </w:r>
      <w:r w:rsidR="00410FF2">
        <w:rPr>
          <w:lang w:val="en-US"/>
        </w:rPr>
        <w:t>s</w:t>
      </w:r>
      <w:r w:rsidRPr="0094632E">
        <w:rPr>
          <w:lang w:val="en-US"/>
        </w:rPr>
        <w:t>, Retrieval-Augmented-Generation.</w:t>
      </w:r>
    </w:p>
    <w:p w14:paraId="1493C1B8" w14:textId="77777777" w:rsidR="004A289A" w:rsidRPr="0094632E" w:rsidRDefault="004A289A" w:rsidP="00E838A2">
      <w:pPr>
        <w:pStyle w:val="ListParagraph"/>
        <w:numPr>
          <w:ilvl w:val="0"/>
          <w:numId w:val="4"/>
        </w:numPr>
        <w:spacing w:after="160" w:line="259" w:lineRule="auto"/>
        <w:jc w:val="both"/>
        <w:rPr>
          <w:lang w:val="en-US"/>
        </w:rPr>
      </w:pPr>
      <w:r w:rsidRPr="0094632E">
        <w:rPr>
          <w:lang w:val="en-US"/>
        </w:rPr>
        <w:t>Retrieval: Seeking relevant information from a source given a query. For example, getting relevant passages of Wikipedia text from a database given a question.</w:t>
      </w:r>
    </w:p>
    <w:p w14:paraId="037B7A67" w14:textId="77777777" w:rsidR="004A289A" w:rsidRPr="0094632E" w:rsidRDefault="004A289A" w:rsidP="00E838A2">
      <w:pPr>
        <w:pStyle w:val="ListParagraph"/>
        <w:numPr>
          <w:ilvl w:val="0"/>
          <w:numId w:val="4"/>
        </w:numPr>
        <w:spacing w:after="160" w:line="259" w:lineRule="auto"/>
        <w:jc w:val="both"/>
        <w:rPr>
          <w:lang w:val="en-US"/>
        </w:rPr>
      </w:pPr>
      <w:r w:rsidRPr="0094632E">
        <w:rPr>
          <w:lang w:val="en-US"/>
        </w:rPr>
        <w:t>Augmented:  Using the relevant retrieved information to modify an input to a generative model (e.g. an LLM).</w:t>
      </w:r>
    </w:p>
    <w:p w14:paraId="11801FBC" w14:textId="58EDA86B" w:rsidR="00A212D8" w:rsidRPr="008B6245" w:rsidRDefault="004A289A" w:rsidP="00E838A2">
      <w:pPr>
        <w:pStyle w:val="ListParagraph"/>
        <w:numPr>
          <w:ilvl w:val="0"/>
          <w:numId w:val="4"/>
        </w:numPr>
        <w:spacing w:after="160" w:line="259" w:lineRule="auto"/>
        <w:jc w:val="both"/>
        <w:rPr>
          <w:lang w:val="en-US"/>
        </w:rPr>
      </w:pPr>
      <w:r w:rsidRPr="0094632E">
        <w:rPr>
          <w:lang w:val="en-US"/>
        </w:rPr>
        <w:t>Generation: Generating an output given an input. For example, in the case of an LLM, generating a passage of text given an input prompt.</w:t>
      </w:r>
    </w:p>
    <w:p w14:paraId="2126B4F2" w14:textId="34AA08C4" w:rsidR="00E46E0C" w:rsidRPr="00E46E0C" w:rsidRDefault="00A212D8" w:rsidP="00A50B10">
      <w:pPr>
        <w:pStyle w:val="Heading2"/>
        <w:numPr>
          <w:ilvl w:val="0"/>
          <w:numId w:val="0"/>
        </w:numPr>
        <w:ind w:left="720" w:hanging="720"/>
      </w:pPr>
      <w:bookmarkStart w:id="26" w:name="_4.1_Why_RAG"/>
      <w:bookmarkEnd w:id="26"/>
      <w:r>
        <w:t>4.1</w:t>
      </w:r>
      <w:r w:rsidR="00E46E0C" w:rsidRPr="00E46E0C">
        <w:tab/>
      </w:r>
      <w:r w:rsidR="00D9655C">
        <w:t>Why</w:t>
      </w:r>
      <w:r w:rsidR="00E46E0C" w:rsidRPr="00E46E0C">
        <w:t xml:space="preserve"> RAG for Nexly-Chatbot</w:t>
      </w:r>
      <w:r w:rsidR="007D0DE6">
        <w:t>?</w:t>
      </w:r>
    </w:p>
    <w:p w14:paraId="2A74735C" w14:textId="675AF9F0" w:rsidR="00E46E0C" w:rsidRPr="00057384" w:rsidRDefault="00E46E0C" w:rsidP="00EF17E0">
      <w:pPr>
        <w:jc w:val="both"/>
        <w:rPr>
          <w:lang w:val="en-US"/>
        </w:rPr>
      </w:pPr>
      <w:r w:rsidRPr="00057384">
        <w:rPr>
          <w:lang w:val="en-US"/>
        </w:rPr>
        <w:t xml:space="preserve">The main goal of RAG is to improve the generation </w:t>
      </w:r>
      <w:r w:rsidR="004344B1" w:rsidRPr="00057384">
        <w:rPr>
          <w:lang w:val="en-US"/>
        </w:rPr>
        <w:t>outputs</w:t>
      </w:r>
      <w:r w:rsidRPr="00057384">
        <w:rPr>
          <w:lang w:val="en-US"/>
        </w:rPr>
        <w:t xml:space="preserve"> of LLMs.</w:t>
      </w:r>
      <w:r w:rsidR="00852B27">
        <w:rPr>
          <w:lang w:val="en-US"/>
        </w:rPr>
        <w:t xml:space="preserve"> </w:t>
      </w:r>
      <w:r w:rsidR="005C3BC5">
        <w:rPr>
          <w:lang w:val="en-US"/>
        </w:rPr>
        <w:t xml:space="preserve">Main </w:t>
      </w:r>
      <w:r w:rsidRPr="00057384">
        <w:rPr>
          <w:lang w:val="en-US"/>
        </w:rPr>
        <w:t>primary improvements can be seen as:</w:t>
      </w:r>
    </w:p>
    <w:p w14:paraId="507A532F" w14:textId="564CEC85" w:rsidR="00E46E0C" w:rsidRPr="00057384" w:rsidRDefault="00E46E0C" w:rsidP="00E838A2">
      <w:pPr>
        <w:pStyle w:val="ListParagraph"/>
        <w:numPr>
          <w:ilvl w:val="0"/>
          <w:numId w:val="5"/>
        </w:numPr>
        <w:spacing w:after="160" w:line="259" w:lineRule="auto"/>
        <w:jc w:val="both"/>
        <w:rPr>
          <w:lang w:val="en-US"/>
        </w:rPr>
      </w:pPr>
      <w:r w:rsidRPr="00057384">
        <w:rPr>
          <w:lang w:val="en-US"/>
        </w:rPr>
        <w:t xml:space="preserve">Preventing hallucinations - LLMs are incredible but they are prone to potential hallucination, as in, generating something that looks correct but isn't. RAG pipelines can help LLMs generate more </w:t>
      </w:r>
      <w:r w:rsidR="00687EFD">
        <w:rPr>
          <w:lang w:val="en-US"/>
        </w:rPr>
        <w:t>well-informed</w:t>
      </w:r>
      <w:r w:rsidRPr="00057384">
        <w:rPr>
          <w:lang w:val="en-US"/>
        </w:rPr>
        <w:t xml:space="preserve"> outputs by providing them with factual inputs. And even if the generated answer from a RAG pipeline doesn't seem correct, because of retrieval, you also have access to the sources where it came from.</w:t>
      </w:r>
    </w:p>
    <w:p w14:paraId="7FD605D7" w14:textId="77777777" w:rsidR="00E46E0C" w:rsidRPr="00057384" w:rsidRDefault="00E46E0C" w:rsidP="00EF17E0">
      <w:pPr>
        <w:pStyle w:val="ListParagraph"/>
        <w:jc w:val="both"/>
        <w:rPr>
          <w:lang w:val="en-US"/>
        </w:rPr>
      </w:pPr>
    </w:p>
    <w:p w14:paraId="7F680BC9" w14:textId="1BB4C94F" w:rsidR="00A212D8" w:rsidRPr="008B6245" w:rsidRDefault="00E46E0C" w:rsidP="00E838A2">
      <w:pPr>
        <w:pStyle w:val="ListParagraph"/>
        <w:numPr>
          <w:ilvl w:val="0"/>
          <w:numId w:val="5"/>
        </w:numPr>
        <w:spacing w:after="160" w:line="259" w:lineRule="auto"/>
        <w:jc w:val="both"/>
        <w:rPr>
          <w:lang w:val="en-US"/>
        </w:rPr>
      </w:pPr>
      <w:r w:rsidRPr="00057384">
        <w:rPr>
          <w:lang w:val="en-US"/>
        </w:rPr>
        <w:t xml:space="preserve">Work with custom data - Many </w:t>
      </w:r>
      <w:r w:rsidR="0066031F">
        <w:rPr>
          <w:lang w:val="en-US"/>
        </w:rPr>
        <w:t>large-scale</w:t>
      </w:r>
      <w:r w:rsidRPr="00057384">
        <w:rPr>
          <w:lang w:val="en-US"/>
        </w:rPr>
        <w:t xml:space="preserve"> LLMs are trained with internet text data. This means they have a great ability to model language, however, they often lack specific knowledge. RAG systems can provide LLMs with domain-specific data such </w:t>
      </w:r>
      <w:r w:rsidR="001B7F84">
        <w:rPr>
          <w:lang w:val="en-US"/>
        </w:rPr>
        <w:t>as a</w:t>
      </w:r>
      <w:r w:rsidRPr="00057384">
        <w:rPr>
          <w:lang w:val="en-US"/>
        </w:rPr>
        <w:t xml:space="preserve"> company documentation and thus customize their outputs to suit specific </w:t>
      </w:r>
      <w:r w:rsidR="000F6AE3">
        <w:rPr>
          <w:lang w:val="en-US"/>
        </w:rPr>
        <w:t>needs.</w:t>
      </w:r>
    </w:p>
    <w:p w14:paraId="59F6BC6C" w14:textId="3F677B96" w:rsidR="00A212D8" w:rsidRDefault="00A212D8" w:rsidP="00A50B10">
      <w:pPr>
        <w:pStyle w:val="Heading2"/>
        <w:numPr>
          <w:ilvl w:val="0"/>
          <w:numId w:val="0"/>
        </w:numPr>
        <w:ind w:left="720" w:hanging="720"/>
        <w:rPr>
          <w:u w:val="single"/>
          <w:lang w:val="en-US"/>
        </w:rPr>
      </w:pPr>
      <w:bookmarkStart w:id="27" w:name="_4.2_Basic_Terminology"/>
      <w:bookmarkEnd w:id="27"/>
      <w:r>
        <w:rPr>
          <w:lang w:val="en-US"/>
        </w:rPr>
        <w:t>4.2</w:t>
      </w:r>
      <w:r w:rsidR="008B6245">
        <w:rPr>
          <w:lang w:val="en-US"/>
        </w:rPr>
        <w:tab/>
      </w:r>
      <w:r w:rsidRPr="00A212D8">
        <w:rPr>
          <w:lang w:val="en-US"/>
        </w:rPr>
        <w:t>Basic Terminology</w:t>
      </w:r>
    </w:p>
    <w:p w14:paraId="0CEE26EA" w14:textId="77777777" w:rsidR="00A212D8" w:rsidRPr="00A212D8" w:rsidRDefault="00A212D8" w:rsidP="00A212D8">
      <w:pPr>
        <w:rPr>
          <w:b/>
          <w:u w:val="single"/>
          <w:lang w:val="en-US"/>
        </w:rPr>
      </w:pPr>
    </w:p>
    <w:p w14:paraId="69A7712B" w14:textId="68767171" w:rsidR="00A212D8" w:rsidRPr="00A212D8" w:rsidRDefault="00A212D8" w:rsidP="00E838A2">
      <w:pPr>
        <w:pStyle w:val="ListParagraph"/>
        <w:numPr>
          <w:ilvl w:val="0"/>
          <w:numId w:val="7"/>
        </w:numPr>
        <w:spacing w:after="160" w:line="259" w:lineRule="auto"/>
        <w:rPr>
          <w:lang w:val="en-US"/>
        </w:rPr>
      </w:pPr>
      <w:r w:rsidRPr="00A212D8">
        <w:rPr>
          <w:b/>
          <w:lang w:val="en-US"/>
        </w:rPr>
        <w:t>Token:</w:t>
      </w:r>
      <w:r w:rsidRPr="00A212D8">
        <w:rPr>
          <w:lang w:val="en-US"/>
        </w:rPr>
        <w:t xml:space="preserve"> </w:t>
      </w:r>
      <w:r w:rsidR="00F43AB7" w:rsidRPr="00A212D8">
        <w:rPr>
          <w:lang w:val="en-US"/>
        </w:rPr>
        <w:t>It</w:t>
      </w:r>
      <w:r w:rsidRPr="00A212D8">
        <w:rPr>
          <w:lang w:val="en-US"/>
        </w:rPr>
        <w:t xml:space="preserve"> is a part of word or sub-word or can be a word. Ex: “university of Sharjah” can be </w:t>
      </w:r>
      <w:r w:rsidR="00D7757B">
        <w:rPr>
          <w:lang w:val="en-US"/>
        </w:rPr>
        <w:t>split</w:t>
      </w:r>
      <w:r w:rsidRPr="00A212D8">
        <w:rPr>
          <w:lang w:val="en-US"/>
        </w:rPr>
        <w:t xml:space="preserve"> into [“university”, “of”, “Sharjah”], so each of them can be identified as token so sub-part of word can be a </w:t>
      </w:r>
      <w:r w:rsidR="00342F3A" w:rsidRPr="00A212D8">
        <w:rPr>
          <w:lang w:val="en-US"/>
        </w:rPr>
        <w:t>token.</w:t>
      </w:r>
    </w:p>
    <w:p w14:paraId="57AD7B13" w14:textId="7C30796F" w:rsidR="00A212D8" w:rsidRPr="00A212D8" w:rsidRDefault="00A212D8" w:rsidP="00A212D8">
      <w:pPr>
        <w:pStyle w:val="ListParagraph"/>
        <w:rPr>
          <w:lang w:val="en-US"/>
        </w:rPr>
      </w:pPr>
      <w:r w:rsidRPr="00A212D8">
        <w:rPr>
          <w:lang w:val="en-US"/>
        </w:rPr>
        <w:t xml:space="preserve">For our </w:t>
      </w:r>
      <w:r w:rsidR="007E2BA2" w:rsidRPr="00A212D8">
        <w:rPr>
          <w:lang w:val="en-US"/>
        </w:rPr>
        <w:t>embedding</w:t>
      </w:r>
      <w:r w:rsidRPr="00A212D8">
        <w:rPr>
          <w:lang w:val="en-US"/>
        </w:rPr>
        <w:t xml:space="preserve"> model, “</w:t>
      </w:r>
      <w:r w:rsidRPr="00A212D8">
        <w:rPr>
          <w:u w:val="single"/>
          <w:lang w:val="en-US"/>
        </w:rPr>
        <w:t>multi-qa-mpnet-base-dot-v</w:t>
      </w:r>
      <w:r w:rsidR="001E0799" w:rsidRPr="00A212D8">
        <w:rPr>
          <w:u w:val="single"/>
          <w:lang w:val="en-US"/>
        </w:rPr>
        <w:t>1</w:t>
      </w:r>
      <w:r w:rsidR="001E0799" w:rsidRPr="00A212D8">
        <w:rPr>
          <w:lang w:val="en-US"/>
        </w:rPr>
        <w:t>” uses</w:t>
      </w:r>
      <w:r w:rsidRPr="00A212D8">
        <w:rPr>
          <w:lang w:val="en-US"/>
        </w:rPr>
        <w:t xml:space="preserve"> 4 word = 1token</w:t>
      </w:r>
    </w:p>
    <w:p w14:paraId="35577CCB" w14:textId="77777777" w:rsidR="00A212D8" w:rsidRPr="00A212D8" w:rsidRDefault="00A212D8" w:rsidP="00A212D8">
      <w:pPr>
        <w:pStyle w:val="ListParagraph"/>
        <w:rPr>
          <w:lang w:val="en-US"/>
        </w:rPr>
      </w:pPr>
    </w:p>
    <w:p w14:paraId="785B3901" w14:textId="799F5B6F" w:rsidR="00A212D8" w:rsidRPr="00A212D8" w:rsidRDefault="00A56B2B" w:rsidP="00E838A2">
      <w:pPr>
        <w:pStyle w:val="ListParagraph"/>
        <w:numPr>
          <w:ilvl w:val="0"/>
          <w:numId w:val="7"/>
        </w:numPr>
        <w:spacing w:after="160" w:line="259" w:lineRule="auto"/>
        <w:rPr>
          <w:lang w:val="en-US"/>
        </w:rPr>
      </w:pPr>
      <w:r w:rsidRPr="00A212D8">
        <w:rPr>
          <w:b/>
          <w:lang w:val="en-US"/>
        </w:rPr>
        <w:t>Embeddings</w:t>
      </w:r>
      <w:r w:rsidR="00A212D8" w:rsidRPr="00A212D8">
        <w:rPr>
          <w:b/>
          <w:lang w:val="en-US"/>
        </w:rPr>
        <w:t xml:space="preserve">: </w:t>
      </w:r>
      <w:r w:rsidR="00A212D8" w:rsidRPr="00A212D8">
        <w:rPr>
          <w:lang w:val="en-US"/>
        </w:rPr>
        <w:t xml:space="preserve">A numerical representation of a part or a piece of data or sentence. For our </w:t>
      </w:r>
      <w:r w:rsidR="00D2231E" w:rsidRPr="00A212D8">
        <w:rPr>
          <w:lang w:val="en-US"/>
        </w:rPr>
        <w:t>model,</w:t>
      </w:r>
      <w:r w:rsidR="00A212D8" w:rsidRPr="00A212D8">
        <w:rPr>
          <w:lang w:val="en-US"/>
        </w:rPr>
        <w:t xml:space="preserve"> “</w:t>
      </w:r>
      <w:r w:rsidR="00A212D8" w:rsidRPr="00A212D8">
        <w:rPr>
          <w:u w:val="single"/>
          <w:lang w:val="en-US"/>
        </w:rPr>
        <w:t>multi-qa-mpnet-base-dot-v1</w:t>
      </w:r>
      <w:r w:rsidR="00A212D8" w:rsidRPr="00A212D8">
        <w:rPr>
          <w:lang w:val="en-US"/>
        </w:rPr>
        <w:t>” convert a sentence to vector of size</w:t>
      </w:r>
      <w:r w:rsidR="00BB3790" w:rsidRPr="00A212D8">
        <w:rPr>
          <w:lang w:val="en-US"/>
        </w:rPr>
        <w:t>= (</w:t>
      </w:r>
      <w:r w:rsidR="00A212D8" w:rsidRPr="00A212D8">
        <w:rPr>
          <w:lang w:val="en-US"/>
        </w:rPr>
        <w:t>768,)</w:t>
      </w:r>
    </w:p>
    <w:p w14:paraId="5EA6E395" w14:textId="77777777" w:rsidR="00A212D8" w:rsidRPr="00A212D8" w:rsidRDefault="00A212D8" w:rsidP="00A212D8">
      <w:pPr>
        <w:pStyle w:val="ListParagraph"/>
        <w:rPr>
          <w:lang w:val="en-US"/>
        </w:rPr>
      </w:pPr>
    </w:p>
    <w:p w14:paraId="4375ADA9" w14:textId="18B5BF9B" w:rsidR="00A212D8" w:rsidRPr="00A212D8" w:rsidRDefault="00A212D8" w:rsidP="00E838A2">
      <w:pPr>
        <w:pStyle w:val="ListParagraph"/>
        <w:numPr>
          <w:ilvl w:val="0"/>
          <w:numId w:val="7"/>
        </w:numPr>
        <w:spacing w:after="160" w:line="259" w:lineRule="auto"/>
        <w:rPr>
          <w:lang w:val="en-US"/>
        </w:rPr>
      </w:pPr>
      <w:r w:rsidRPr="00A212D8">
        <w:rPr>
          <w:b/>
          <w:lang w:val="en-US"/>
        </w:rPr>
        <w:t>Context Window:</w:t>
      </w:r>
      <w:r w:rsidRPr="00A212D8">
        <w:rPr>
          <w:lang w:val="en-US"/>
        </w:rPr>
        <w:t xml:space="preserve"> It refers </w:t>
      </w:r>
      <w:r w:rsidR="00EC679E" w:rsidRPr="00A212D8">
        <w:rPr>
          <w:lang w:val="en-US"/>
        </w:rPr>
        <w:t>a few</w:t>
      </w:r>
      <w:r w:rsidRPr="00A212D8">
        <w:rPr>
          <w:lang w:val="en-US"/>
        </w:rPr>
        <w:t xml:space="preserve"> token that an LLM model can take/process as input. For </w:t>
      </w:r>
      <w:r w:rsidR="006203BC" w:rsidRPr="00A212D8">
        <w:rPr>
          <w:lang w:val="en-US"/>
        </w:rPr>
        <w:t>ChatGPT</w:t>
      </w:r>
      <w:r w:rsidRPr="00A212D8">
        <w:rPr>
          <w:lang w:val="en-US"/>
        </w:rPr>
        <w:t xml:space="preserve"> its default context window size is = 32k token but can be extended to 128k token if needed. For out </w:t>
      </w:r>
      <w:r w:rsidR="0038297B" w:rsidRPr="00A212D8">
        <w:rPr>
          <w:lang w:val="en-US"/>
        </w:rPr>
        <w:t>model (</w:t>
      </w:r>
      <w:r w:rsidRPr="00A212D8">
        <w:rPr>
          <w:lang w:val="en-US"/>
        </w:rPr>
        <w:t xml:space="preserve">in free limit) it provides </w:t>
      </w:r>
    </w:p>
    <w:p w14:paraId="0DB0FD6B" w14:textId="77777777" w:rsidR="00A212D8" w:rsidRPr="00A212D8" w:rsidRDefault="00A212D8" w:rsidP="00A212D8">
      <w:pPr>
        <w:spacing w:after="160" w:line="259" w:lineRule="auto"/>
        <w:rPr>
          <w:lang w:val="en-US"/>
        </w:rPr>
      </w:pPr>
    </w:p>
    <w:p w14:paraId="0736D57D" w14:textId="77777777" w:rsidR="00A212D8" w:rsidRPr="00A212D8" w:rsidRDefault="00A212D8" w:rsidP="00A212D8">
      <w:pPr>
        <w:pStyle w:val="ListParagraph"/>
        <w:rPr>
          <w:lang w:val="en-US"/>
        </w:rPr>
      </w:pPr>
    </w:p>
    <w:p w14:paraId="7E63E049" w14:textId="21954AB2" w:rsidR="00A212D8" w:rsidRDefault="00A212D8" w:rsidP="00A212D8">
      <w:pPr>
        <w:spacing w:after="160" w:line="259" w:lineRule="auto"/>
        <w:rPr>
          <w:lang w:val="en-US"/>
        </w:rPr>
      </w:pPr>
    </w:p>
    <w:p w14:paraId="775F65F4" w14:textId="21D732EF" w:rsidR="00D779A4" w:rsidRDefault="00D779A4" w:rsidP="00A212D8">
      <w:pPr>
        <w:spacing w:after="160" w:line="259" w:lineRule="auto"/>
        <w:rPr>
          <w:lang w:val="en-US"/>
        </w:rPr>
      </w:pPr>
    </w:p>
    <w:p w14:paraId="57C9C6E0" w14:textId="72DF6739" w:rsidR="00D779A4" w:rsidRDefault="00D779A4" w:rsidP="00A212D8">
      <w:pPr>
        <w:spacing w:after="160" w:line="259" w:lineRule="auto"/>
        <w:rPr>
          <w:lang w:val="en-US"/>
        </w:rPr>
      </w:pPr>
    </w:p>
    <w:p w14:paraId="7F87EC77" w14:textId="1C878DB0" w:rsidR="00D779A4" w:rsidRDefault="00D779A4" w:rsidP="00A212D8">
      <w:pPr>
        <w:spacing w:after="160" w:line="259" w:lineRule="auto"/>
        <w:rPr>
          <w:lang w:val="en-US"/>
        </w:rPr>
      </w:pPr>
    </w:p>
    <w:p w14:paraId="1753678A" w14:textId="77777777" w:rsidR="00D779A4" w:rsidRPr="00A212D8" w:rsidRDefault="00D779A4" w:rsidP="00A212D8">
      <w:pPr>
        <w:spacing w:after="160" w:line="259" w:lineRule="auto"/>
        <w:rPr>
          <w:lang w:val="en-US"/>
        </w:rPr>
      </w:pPr>
    </w:p>
    <w:p w14:paraId="498FCCB6" w14:textId="70015C43" w:rsidR="001025B8" w:rsidRDefault="00A212D8" w:rsidP="00A50B10">
      <w:pPr>
        <w:pStyle w:val="Heading2"/>
        <w:numPr>
          <w:ilvl w:val="0"/>
          <w:numId w:val="0"/>
        </w:numPr>
        <w:ind w:left="720" w:hanging="720"/>
      </w:pPr>
      <w:bookmarkStart w:id="28" w:name="_4.3_Architecture_Of"/>
      <w:bookmarkEnd w:id="28"/>
      <w:r>
        <w:lastRenderedPageBreak/>
        <w:t>4.3</w:t>
      </w:r>
      <w:r>
        <w:tab/>
      </w:r>
      <w:r w:rsidR="001025B8" w:rsidRPr="001025B8">
        <w:t>Architecture Of Our Core RAG Model</w:t>
      </w:r>
    </w:p>
    <w:p w14:paraId="662C7348" w14:textId="7F3D7231" w:rsidR="00A50B10" w:rsidRDefault="00A50B10" w:rsidP="001025B8">
      <w:pPr>
        <w:rPr>
          <w:b/>
          <w:bCs/>
        </w:rPr>
      </w:pPr>
      <w:r>
        <w:rPr>
          <w:b/>
          <w:bCs/>
          <w:noProof/>
        </w:rPr>
        <mc:AlternateContent>
          <mc:Choice Requires="wpg">
            <w:drawing>
              <wp:anchor distT="0" distB="0" distL="114300" distR="114300" simplePos="0" relativeHeight="251671552" behindDoc="1" locked="0" layoutInCell="1" allowOverlap="1" wp14:anchorId="3AA602DF" wp14:editId="24A59511">
                <wp:simplePos x="0" y="0"/>
                <wp:positionH relativeFrom="column">
                  <wp:posOffset>47625</wp:posOffset>
                </wp:positionH>
                <wp:positionV relativeFrom="paragraph">
                  <wp:posOffset>267335</wp:posOffset>
                </wp:positionV>
                <wp:extent cx="5779770" cy="3521075"/>
                <wp:effectExtent l="0" t="0" r="11430" b="9525"/>
                <wp:wrapTight wrapText="bothSides">
                  <wp:wrapPolygon edited="0">
                    <wp:start x="0" y="0"/>
                    <wp:lineTo x="0" y="21581"/>
                    <wp:lineTo x="21595" y="21581"/>
                    <wp:lineTo x="21595" y="0"/>
                    <wp:lineTo x="0" y="0"/>
                  </wp:wrapPolygon>
                </wp:wrapTight>
                <wp:docPr id="518385148" name="Group 25"/>
                <wp:cNvGraphicFramePr/>
                <a:graphic xmlns:a="http://schemas.openxmlformats.org/drawingml/2006/main">
                  <a:graphicData uri="http://schemas.microsoft.com/office/word/2010/wordprocessingGroup">
                    <wpg:wgp>
                      <wpg:cNvGrpSpPr/>
                      <wpg:grpSpPr>
                        <a:xfrm>
                          <a:off x="0" y="0"/>
                          <a:ext cx="5779770" cy="3521075"/>
                          <a:chOff x="0" y="0"/>
                          <a:chExt cx="5779770" cy="3521075"/>
                        </a:xfrm>
                      </wpg:grpSpPr>
                      <wpg:grpSp>
                        <wpg:cNvPr id="847784415" name="Group 27"/>
                        <wpg:cNvGrpSpPr/>
                        <wpg:grpSpPr>
                          <a:xfrm>
                            <a:off x="0" y="0"/>
                            <a:ext cx="5779770" cy="3521075"/>
                            <a:chOff x="31704" y="2"/>
                            <a:chExt cx="4074841" cy="1623200"/>
                          </a:xfrm>
                        </wpg:grpSpPr>
                        <wps:wsp>
                          <wps:cNvPr id="574376447" name="Rectangle 25"/>
                          <wps:cNvSpPr/>
                          <wps:spPr>
                            <a:xfrm>
                              <a:off x="31704" y="2"/>
                              <a:ext cx="4074841" cy="162320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00619164" name="Text Box 26"/>
                          <wps:cNvSpPr txBox="1"/>
                          <wps:spPr>
                            <a:xfrm>
                              <a:off x="79131" y="1216535"/>
                              <a:ext cx="3961765" cy="372789"/>
                            </a:xfrm>
                            <a:prstGeom prst="rect">
                              <a:avLst/>
                            </a:prstGeom>
                            <a:solidFill>
                              <a:schemeClr val="lt1"/>
                            </a:solidFill>
                            <a:ln w="6350">
                              <a:solidFill>
                                <a:prstClr val="black"/>
                              </a:solidFill>
                            </a:ln>
                          </wps:spPr>
                          <wps:txbx>
                            <w:txbxContent>
                              <w:p w14:paraId="36E55C2C" w14:textId="4254EE34" w:rsidR="00861529" w:rsidRPr="00D44CB1" w:rsidRDefault="00861529" w:rsidP="00A648F5">
                                <w:pPr>
                                  <w:jc w:val="center"/>
                                  <w:rPr>
                                    <w:rStyle w:val="SubtleReference"/>
                                  </w:rPr>
                                </w:pPr>
                                <w:r w:rsidRPr="0038324A">
                                  <w:rPr>
                                    <w:rStyle w:val="SubtleReference"/>
                                  </w:rPr>
                                  <w:t xml:space="preserve">Figure </w:t>
                                </w:r>
                                <w:r>
                                  <w:rPr>
                                    <w:rStyle w:val="SubtleReference"/>
                                  </w:rPr>
                                  <w:t xml:space="preserve">4.1 </w:t>
                                </w:r>
                                <w:r w:rsidRPr="0038324A">
                                  <w:rPr>
                                    <w:rStyle w:val="SubtleReference"/>
                                  </w:rPr>
                                  <w:t>: Architecture of the Retrieval-Augmented Generation (RAG) model used in Nexly. The system retrieves relevant documents via vector search, r</w:t>
                                </w:r>
                                <w:r>
                                  <w:rPr>
                                    <w:rStyle w:val="SubtleReference"/>
                                  </w:rPr>
                                  <w:t>anks</w:t>
                                </w:r>
                                <w:r w:rsidRPr="0038324A">
                                  <w:rPr>
                                    <w:rStyle w:val="SubtleReference"/>
                                  </w:rPr>
                                  <w:t xml:space="preserve"> them, and combines the retrieved context with the user's query to generate accurate, grounded responses through a large language model (LLM).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825301049" name="Picture 1"/>
                          <pic:cNvPicPr>
                            <a:picLocks noChangeAspect="1"/>
                          </pic:cNvPicPr>
                        </pic:nvPicPr>
                        <pic:blipFill rotWithShape="1">
                          <a:blip r:embed="rId25">
                            <a:extLst>
                              <a:ext uri="{28A0092B-C50C-407E-A947-70E740481C1C}">
                                <a14:useLocalDpi xmlns:a14="http://schemas.microsoft.com/office/drawing/2010/main" val="0"/>
                              </a:ext>
                            </a:extLst>
                          </a:blip>
                          <a:srcRect b="7631"/>
                          <a:stretch/>
                        </pic:blipFill>
                        <pic:spPr bwMode="auto">
                          <a:xfrm>
                            <a:off x="63610" y="55659"/>
                            <a:ext cx="5615305" cy="2534920"/>
                          </a:xfrm>
                          <a:prstGeom prst="rect">
                            <a:avLst/>
                          </a:prstGeom>
                          <a:ln>
                            <a:noFill/>
                          </a:ln>
                          <a:extLst>
                            <a:ext uri="{53640926-AAD7-44D8-BBD7-CCE9431645EC}">
                              <a14:shadowObscured xmlns:a14="http://schemas.microsoft.com/office/drawing/2010/main"/>
                            </a:ext>
                          </a:extLst>
                        </pic:spPr>
                      </pic:pic>
                    </wpg:wgp>
                  </a:graphicData>
                </a:graphic>
              </wp:anchor>
            </w:drawing>
          </mc:Choice>
          <mc:Fallback>
            <w:pict>
              <v:group w14:anchorId="3AA602DF" id="Group 25" o:spid="_x0000_s1050" style="position:absolute;margin-left:3.75pt;margin-top:21.05pt;width:455.1pt;height:277.25pt;z-index:-251644928" coordsize="57797,3521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">
                <v:group id="_x0000_s1051" style="position:absolute;width:57797;height:35210" coordorigin="317" coordsize="40748,1623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">
                  <v:rect id="Rectangle 25" o:spid="_x0000_s1052" style="position:absolute;left:317;width:40748;height:1623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" filled="f" strokecolor="#09101d [484]" strokeweight="1pt"/>
                  <v:shape id="_x0000_s1053" type="#_x0000_t202" style="position:absolute;left:791;top:12165;width:39617;height:372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" fillcolor="white [3201]" strokeweight=".5pt">
                    <v:textbox>
                      <w:txbxContent>
                        <w:p w14:paraId="36E55C2C" w14:textId="4254EE34" w:rsidR="00861529" w:rsidRPr="00D44CB1" w:rsidRDefault="00861529" w:rsidP="00A648F5">
                          <w:pPr>
                            <w:jc w:val="center"/>
                            <w:rPr>
                              <w:rStyle w:val="SubtleReference"/>
                            </w:rPr>
                          </w:pPr>
                          <w:r w:rsidRPr="0038324A">
                            <w:rPr>
                              <w:rStyle w:val="SubtleReference"/>
                            </w:rPr>
                            <w:t xml:space="preserve">Figure </w:t>
                          </w:r>
                          <w:r>
                            <w:rPr>
                              <w:rStyle w:val="SubtleReference"/>
                            </w:rPr>
                            <w:t xml:space="preserve">4.1 </w:t>
                          </w:r>
                          <w:r w:rsidRPr="0038324A">
                            <w:rPr>
                              <w:rStyle w:val="SubtleReference"/>
                            </w:rPr>
                            <w:t>: Architecture of the Retrieval-Augmented Generation (RAG) model used in Nexly. The system retrieves relevant documents via vector search, r</w:t>
                          </w:r>
                          <w:r>
                            <w:rPr>
                              <w:rStyle w:val="SubtleReference"/>
                            </w:rPr>
                            <w:t>anks</w:t>
                          </w:r>
                          <w:r w:rsidRPr="0038324A">
                            <w:rPr>
                              <w:rStyle w:val="SubtleReference"/>
                            </w:rPr>
                            <w:t xml:space="preserve"> them, and combines the retrieved context with the user's query to generate accurate, grounded responses through a large language model (LLM).</w:t>
                          </w:r>
                        </w:p>
                      </w:txbxContent>
                    </v:textbox>
                  </v:shape>
                </v:group>
                <v:shape id="Picture 1" o:spid="_x0000_s1054" type="#_x0000_t75" style="position:absolute;left:636;top:556;width:56153;height:253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">
                  <v:imagedata r:id="rId26" o:title="" cropbottom="5001f"/>
                </v:shape>
                <w10:wrap type="tight"/>
              </v:group>
            </w:pict>
          </mc:Fallback>
        </mc:AlternateContent>
      </w:r>
    </w:p>
    <w:p w14:paraId="1670978F" w14:textId="77777777" w:rsidR="00F902F0" w:rsidRDefault="00F902F0" w:rsidP="00034271">
      <w:pPr>
        <w:spacing w:after="160" w:line="259" w:lineRule="auto"/>
        <w:ind w:firstLine="720"/>
        <w:rPr>
          <w:b/>
          <w:bCs/>
        </w:rPr>
      </w:pPr>
    </w:p>
    <w:p w14:paraId="0B470A09" w14:textId="6610328F" w:rsidR="00E46E0C" w:rsidRDefault="00A648F5" w:rsidP="00EF17E0">
      <w:pPr>
        <w:spacing w:after="160" w:line="259" w:lineRule="auto"/>
        <w:ind w:firstLine="720"/>
        <w:jc w:val="both"/>
        <w:rPr>
          <w:lang w:val="en-US"/>
        </w:rPr>
      </w:pPr>
      <w:r w:rsidRPr="00A648F5">
        <w:rPr>
          <w:lang w:val="en-US"/>
        </w:rPr>
        <w:t xml:space="preserve">This diagram illustrates the architecture of Nexly's </w:t>
      </w:r>
      <w:r w:rsidRPr="00A648F5">
        <w:rPr>
          <w:b/>
          <w:bCs/>
          <w:lang w:val="en-US"/>
        </w:rPr>
        <w:t>Retrieval-Augmented Generation (RAG)</w:t>
      </w:r>
      <w:r w:rsidRPr="00A648F5">
        <w:rPr>
          <w:lang w:val="en-US"/>
        </w:rPr>
        <w:t xml:space="preserve"> model. The process begins with a user question, which is embedded into a vector space via a </w:t>
      </w:r>
      <w:r w:rsidRPr="00A648F5">
        <w:rPr>
          <w:b/>
          <w:bCs/>
          <w:lang w:val="en-US"/>
        </w:rPr>
        <w:t>VectorStore</w:t>
      </w:r>
      <w:r w:rsidRPr="00A648F5">
        <w:rPr>
          <w:lang w:val="en-US"/>
        </w:rPr>
        <w:t xml:space="preserve"> for similarity search. Relevant documents are retrieved based on semantic proximity and passed through a </w:t>
      </w:r>
      <w:r w:rsidRPr="00A648F5">
        <w:rPr>
          <w:b/>
          <w:bCs/>
          <w:lang w:val="en-US"/>
        </w:rPr>
        <w:t>re-ranking step</w:t>
      </w:r>
      <w:r w:rsidRPr="00A648F5">
        <w:rPr>
          <w:lang w:val="en-US"/>
        </w:rPr>
        <w:t xml:space="preserve"> to ensure the most contextually aligned information is selected. These documents, along with the original question, form the input prompt. The prompt is then sent to the </w:t>
      </w:r>
      <w:r w:rsidRPr="00A648F5">
        <w:rPr>
          <w:b/>
          <w:bCs/>
          <w:lang w:val="en-US"/>
        </w:rPr>
        <w:t>LLM (e.g., LLaMA)</w:t>
      </w:r>
      <w:r w:rsidRPr="00A648F5">
        <w:rPr>
          <w:lang w:val="en-US"/>
        </w:rPr>
        <w:t>, which uses this enriched context to generate a well-informed, grounded answer. This hybrid approach ensures that the final response is not only fluent but also factually backed by trusted institutional data.</w:t>
      </w:r>
      <w:r w:rsidR="007407EA">
        <w:rPr>
          <w:lang w:val="en-US"/>
        </w:rPr>
        <w:br/>
      </w:r>
      <w:r w:rsidR="007407EA">
        <w:rPr>
          <w:lang w:val="en-US"/>
        </w:rPr>
        <w:br/>
      </w:r>
      <w:r w:rsidR="007407EA">
        <w:rPr>
          <w:lang w:val="en-US"/>
        </w:rPr>
        <w:br/>
      </w:r>
      <w:r w:rsidR="007407EA">
        <w:rPr>
          <w:lang w:val="en-US"/>
        </w:rPr>
        <w:br/>
      </w:r>
    </w:p>
    <w:p w14:paraId="64E7EA40" w14:textId="2D03BBFD" w:rsidR="00A212D8" w:rsidRDefault="00A212D8" w:rsidP="00034271">
      <w:pPr>
        <w:spacing w:after="160" w:line="259" w:lineRule="auto"/>
        <w:ind w:firstLine="720"/>
        <w:rPr>
          <w:lang w:val="en-US"/>
        </w:rPr>
      </w:pPr>
    </w:p>
    <w:p w14:paraId="034FAB7C" w14:textId="22726DF8" w:rsidR="00A212D8" w:rsidRDefault="00A212D8" w:rsidP="00034271">
      <w:pPr>
        <w:spacing w:after="160" w:line="259" w:lineRule="auto"/>
        <w:ind w:firstLine="720"/>
        <w:rPr>
          <w:lang w:val="en-US"/>
        </w:rPr>
      </w:pPr>
    </w:p>
    <w:p w14:paraId="1AF1863C" w14:textId="3EB76CAF" w:rsidR="00A212D8" w:rsidRDefault="00A212D8" w:rsidP="00034271">
      <w:pPr>
        <w:spacing w:after="160" w:line="259" w:lineRule="auto"/>
        <w:ind w:firstLine="720"/>
        <w:rPr>
          <w:lang w:val="en-US"/>
        </w:rPr>
      </w:pPr>
    </w:p>
    <w:p w14:paraId="1DD15AF4" w14:textId="039B1344" w:rsidR="00A212D8" w:rsidRDefault="00A212D8" w:rsidP="00034271">
      <w:pPr>
        <w:spacing w:after="160" w:line="259" w:lineRule="auto"/>
        <w:ind w:firstLine="720"/>
        <w:rPr>
          <w:lang w:val="en-US"/>
        </w:rPr>
      </w:pPr>
    </w:p>
    <w:p w14:paraId="6F3EDC43" w14:textId="5994D7E5" w:rsidR="00A212D8" w:rsidRDefault="00A212D8" w:rsidP="00034271">
      <w:pPr>
        <w:spacing w:after="160" w:line="259" w:lineRule="auto"/>
        <w:ind w:firstLine="720"/>
        <w:rPr>
          <w:lang w:val="en-US"/>
        </w:rPr>
      </w:pPr>
    </w:p>
    <w:p w14:paraId="3E2B5936" w14:textId="77777777" w:rsidR="00A212D8" w:rsidRDefault="00A212D8" w:rsidP="00034271">
      <w:pPr>
        <w:spacing w:after="160" w:line="259" w:lineRule="auto"/>
        <w:ind w:firstLine="720"/>
        <w:rPr>
          <w:lang w:val="en-US"/>
        </w:rPr>
      </w:pPr>
    </w:p>
    <w:p w14:paraId="52D55CFD" w14:textId="51EFFA2B" w:rsidR="00A212D8" w:rsidRPr="00E46E0C" w:rsidRDefault="00A212D8" w:rsidP="00034271">
      <w:pPr>
        <w:spacing w:after="160" w:line="259" w:lineRule="auto"/>
        <w:ind w:firstLine="720"/>
        <w:rPr>
          <w:lang w:val="en-US"/>
        </w:rPr>
      </w:pPr>
    </w:p>
    <w:p w14:paraId="0B3B27C3" w14:textId="22D84FBF" w:rsidR="005536E8" w:rsidRDefault="00A212D8" w:rsidP="006530B0">
      <w:pPr>
        <w:pStyle w:val="Heading2"/>
        <w:numPr>
          <w:ilvl w:val="0"/>
          <w:numId w:val="0"/>
        </w:numPr>
        <w:ind w:left="720" w:hanging="720"/>
      </w:pPr>
      <w:bookmarkStart w:id="29" w:name="_4.3.1_Document_/"/>
      <w:bookmarkEnd w:id="29"/>
      <w:r>
        <w:rPr>
          <w:noProof/>
        </w:rPr>
        <w:lastRenderedPageBreak/>
        <mc:AlternateContent>
          <mc:Choice Requires="wpg">
            <w:drawing>
              <wp:anchor distT="0" distB="0" distL="114300" distR="114300" simplePos="0" relativeHeight="251678720" behindDoc="1" locked="0" layoutInCell="1" allowOverlap="1" wp14:anchorId="0D1E6F64" wp14:editId="322F1B86">
                <wp:simplePos x="0" y="0"/>
                <wp:positionH relativeFrom="page">
                  <wp:posOffset>4476899</wp:posOffset>
                </wp:positionH>
                <wp:positionV relativeFrom="paragraph">
                  <wp:posOffset>3175</wp:posOffset>
                </wp:positionV>
                <wp:extent cx="2829560" cy="4052570"/>
                <wp:effectExtent l="0" t="0" r="27940" b="24130"/>
                <wp:wrapTight wrapText="bothSides">
                  <wp:wrapPolygon edited="0">
                    <wp:start x="0" y="0"/>
                    <wp:lineTo x="0" y="21627"/>
                    <wp:lineTo x="21668" y="21627"/>
                    <wp:lineTo x="21668" y="0"/>
                    <wp:lineTo x="0" y="0"/>
                  </wp:wrapPolygon>
                </wp:wrapTight>
                <wp:docPr id="1388775700" name="Group 26"/>
                <wp:cNvGraphicFramePr/>
                <a:graphic xmlns:a="http://schemas.openxmlformats.org/drawingml/2006/main">
                  <a:graphicData uri="http://schemas.microsoft.com/office/word/2010/wordprocessingGroup">
                    <wpg:wgp>
                      <wpg:cNvGrpSpPr/>
                      <wpg:grpSpPr>
                        <a:xfrm>
                          <a:off x="0" y="0"/>
                          <a:ext cx="2829560" cy="4052570"/>
                          <a:chOff x="1" y="240475"/>
                          <a:chExt cx="2829836" cy="4054031"/>
                        </a:xfrm>
                      </wpg:grpSpPr>
                      <wps:wsp>
                        <wps:cNvPr id="2095197722" name="Rectangle 25"/>
                        <wps:cNvSpPr/>
                        <wps:spPr>
                          <a:xfrm>
                            <a:off x="1" y="240475"/>
                            <a:ext cx="2829836" cy="40540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397360992" name="Text Box 26"/>
                        <wps:cNvSpPr txBox="1"/>
                        <wps:spPr>
                          <a:xfrm>
                            <a:off x="63610" y="2576211"/>
                            <a:ext cx="2710180" cy="1646693"/>
                          </a:xfrm>
                          <a:prstGeom prst="rect">
                            <a:avLst/>
                          </a:prstGeom>
                          <a:solidFill>
                            <a:schemeClr val="lt1"/>
                          </a:solidFill>
                          <a:ln w="6350">
                            <a:solidFill>
                              <a:prstClr val="black"/>
                            </a:solidFill>
                          </a:ln>
                        </wps:spPr>
                        <wps:txbx>
                          <w:txbxContent>
                            <w:p w14:paraId="07B1FF00" w14:textId="7D628B3D" w:rsidR="00861529" w:rsidRPr="00D44CB1" w:rsidRDefault="00861529" w:rsidP="00227930">
                              <w:pPr>
                                <w:jc w:val="center"/>
                                <w:rPr>
                                  <w:rStyle w:val="SubtleReference"/>
                                </w:rPr>
                              </w:pPr>
                              <w:bookmarkStart w:id="30" w:name="Figure4_2"/>
                              <w:bookmarkEnd w:id="30"/>
                              <w:r>
                                <w:rPr>
                                  <w:rStyle w:val="SubtleReference"/>
                                </w:rPr>
                                <w:t xml:space="preserve">Figure 4.2 : </w:t>
                              </w:r>
                              <w:r w:rsidRPr="000059D3">
                                <w:rPr>
                                  <w:rStyle w:val="SubtleReference"/>
                                </w:rPr>
                                <w:t>Chunking and embedding workflow used in Nexly’s RAG-based document retrieval. Unstructured documents are divided into 250-word chunks, embedded into a vector store, and ranked based on semantic similarity to user queries before being passed to the LLM.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58019196" name="Picture 3" descr="A diagram of a data processing process&#10;&#10;AI-generated content may be incorrect."/>
                          <pic:cNvPicPr>
                            <a:picLocks noChangeAspect="1"/>
                          </pic:cNvPicPr>
                        </pic:nvPicPr>
                        <pic:blipFill rotWithShape="1">
                          <a:blip r:embed="rId27" cstate="print">
                            <a:extLst>
                              <a:ext uri="{28A0092B-C50C-407E-A947-70E740481C1C}">
                                <a14:useLocalDpi xmlns:a14="http://schemas.microsoft.com/office/drawing/2010/main" val="0"/>
                              </a:ext>
                            </a:extLst>
                          </a:blip>
                          <a:srcRect l="1" t="929" r="-3"/>
                          <a:stretch/>
                        </pic:blipFill>
                        <pic:spPr bwMode="auto">
                          <a:xfrm>
                            <a:off x="111330" y="327970"/>
                            <a:ext cx="2575685" cy="2248241"/>
                          </a:xfrm>
                          <a:prstGeom prst="rect">
                            <a:avLst/>
                          </a:prstGeom>
                          <a:noFill/>
                          <a:ln>
                            <a:noFill/>
                          </a:ln>
                          <a:extLst>
                            <a:ext uri="{53640926-AAD7-44D8-BBD7-CCE9431645EC}">
                              <a14:shadowObscured xmlns:a14="http://schemas.microsoft.com/office/drawing/2010/main"/>
                            </a:ext>
                          </a:extLst>
                        </pic:spPr>
                      </pic:pic>
                    </wpg:wgp>
                  </a:graphicData>
                </a:graphic>
                <wp14:sizeRelV relativeFrom="margin">
                  <wp14:pctHeight>0</wp14:pctHeight>
                </wp14:sizeRelV>
              </wp:anchor>
            </w:drawing>
          </mc:Choice>
          <mc:Fallback>
            <w:pict>
              <v:group w14:anchorId="0D1E6F64" id="Group 26" o:spid="_x0000_s1055" style="position:absolute;left:0;text-align:left;margin-left:352.5pt;margin-top:.25pt;width:222.8pt;height:319.1pt;z-index:-251637760;mso-position-horizontal-relative:page;mso-height-relative:margin" coordorigin=",2404" coordsize="28298,40540"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">
                <v:rect id="Rectangle 25" o:spid="_x0000_s1056" style="position:absolute;top:2404;width:28298;height:405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" filled="f" strokecolor="#09101d [484]" strokeweight="1pt"/>
                <v:shape id="_x0000_s1057" type="#_x0000_t202" style="position:absolute;left:636;top:25762;width:27101;height:164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" fillcolor="white [3201]" strokeweight=".5pt">
                  <v:textbox>
                    <w:txbxContent>
                      <w:p w14:paraId="07B1FF00" w14:textId="7D628B3D" w:rsidR="00861529" w:rsidRPr="00D44CB1" w:rsidRDefault="00861529" w:rsidP="00227930">
                        <w:pPr>
                          <w:jc w:val="center"/>
                          <w:rPr>
                            <w:rStyle w:val="SubtleReference"/>
                          </w:rPr>
                        </w:pPr>
                        <w:bookmarkStart w:id="31" w:name="Figure4_2"/>
                        <w:bookmarkEnd w:id="31"/>
                        <w:r>
                          <w:rPr>
                            <w:rStyle w:val="SubtleReference"/>
                          </w:rPr>
                          <w:t xml:space="preserve">Figure 4.2 : </w:t>
                        </w:r>
                        <w:r w:rsidRPr="000059D3">
                          <w:rPr>
                            <w:rStyle w:val="SubtleReference"/>
                          </w:rPr>
                          <w:t>Chunking and embedding workflow used in Nexly’s RAG-based document retrieval. Unstructured documents are divided into 250-word chunks, embedded into a vector store, and ranked based on semantic similarity to user queries before being passed to the LLM.</w:t>
                        </w:r>
                      </w:p>
                    </w:txbxContent>
                  </v:textbox>
                </v:shape>
                <v:shape id="Picture 3" o:spid="_x0000_s1058" type="#_x0000_t75" alt="A diagram of a data processing process&#10;&#10;AI-generated content may be incorrect." style="position:absolute;left:1113;top:3279;width:25757;height:2248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">
                  <v:imagedata r:id="rId28" o:title="A diagram of a data processing process&#10;&#10;AI-generated content may be incorrect" croptop="609f" cropleft="1f" cropright="-2f"/>
                </v:shape>
                <w10:wrap type="tight" anchorx="page"/>
              </v:group>
            </w:pict>
          </mc:Fallback>
        </mc:AlternateContent>
      </w:r>
      <w:r>
        <w:t>4.3.1</w:t>
      </w:r>
      <w:r w:rsidR="00227930">
        <w:tab/>
      </w:r>
      <w:r w:rsidR="009D5273">
        <w:t>Document / Text Processing</w:t>
      </w:r>
      <w:r w:rsidR="00227930" w:rsidRPr="001025B8">
        <w:t xml:space="preserve"> </w:t>
      </w:r>
    </w:p>
    <w:p w14:paraId="206DDE5A" w14:textId="7D7EF7B0" w:rsidR="005536E8" w:rsidRDefault="005536E8" w:rsidP="00205561">
      <w:pPr>
        <w:spacing w:before="100" w:beforeAutospacing="1" w:after="100" w:afterAutospacing="1"/>
        <w:ind w:firstLine="720"/>
      </w:pPr>
      <w:r>
        <w:t xml:space="preserve">In </w:t>
      </w:r>
      <w:hyperlink w:anchor="Figure4_2" w:history="1">
        <w:r w:rsidRPr="00E208E2">
          <w:rPr>
            <w:rStyle w:val="Hyperlink"/>
            <w:i/>
            <w:iCs/>
          </w:rPr>
          <w:t xml:space="preserve">Figure </w:t>
        </w:r>
        <w:r w:rsidR="00E208E2" w:rsidRPr="00E208E2">
          <w:rPr>
            <w:rStyle w:val="Hyperlink"/>
            <w:i/>
            <w:iCs/>
          </w:rPr>
          <w:t>4.2</w:t>
        </w:r>
      </w:hyperlink>
      <w:r>
        <w:t xml:space="preserve">, we visualize the chunking and embedding pipeline used for document retrieval in Nexly’s RAG model. The system begins by collecting a stack of </w:t>
      </w:r>
      <w:r>
        <w:rPr>
          <w:rStyle w:val="Strong"/>
        </w:rPr>
        <w:t>unstructured data</w:t>
      </w:r>
      <w:r>
        <w:t xml:space="preserve">, such as web-scraped content or internal university documents. These documents are preprocessed into </w:t>
      </w:r>
      <w:r>
        <w:rPr>
          <w:rStyle w:val="Strong"/>
        </w:rPr>
        <w:t>chunks of 250 words</w:t>
      </w:r>
      <w:r>
        <w:t xml:space="preserve"> each—a size carefully chosen based on the token limits of the </w:t>
      </w:r>
      <w:r>
        <w:rPr>
          <w:rStyle w:val="Strong"/>
        </w:rPr>
        <w:t>Groq API's free tier</w:t>
      </w:r>
      <w:r>
        <w:t xml:space="preserve">, which offers a context window of </w:t>
      </w:r>
      <w:r>
        <w:rPr>
          <w:rStyle w:val="Strong"/>
        </w:rPr>
        <w:t>6,000 tokens</w:t>
      </w:r>
      <w:r>
        <w:t>.</w:t>
      </w:r>
    </w:p>
    <w:p w14:paraId="31F7D7BF" w14:textId="10917417" w:rsidR="005536E8" w:rsidRDefault="005536E8" w:rsidP="005536E8">
      <w:pPr>
        <w:spacing w:before="100" w:beforeAutospacing="1" w:after="100" w:afterAutospacing="1"/>
      </w:pPr>
      <w:r>
        <w:t xml:space="preserve">To ensure that both input and output can be accommodated, the system reserves up to </w:t>
      </w:r>
      <w:r>
        <w:rPr>
          <w:rStyle w:val="Strong"/>
        </w:rPr>
        <w:t>2,048 tokens for output</w:t>
      </w:r>
      <w:r>
        <w:t xml:space="preserve">, leaving </w:t>
      </w:r>
      <w:r>
        <w:rPr>
          <w:rStyle w:val="Strong"/>
        </w:rPr>
        <w:t>3,952 tokens</w:t>
      </w:r>
      <w:r>
        <w:t xml:space="preserve"> for input context. Since each token approximately maps to 4 characters, this allows a maximum input size of </w:t>
      </w:r>
      <w:r>
        <w:rPr>
          <w:rStyle w:val="Strong"/>
        </w:rPr>
        <w:t>15,808 characters</w:t>
      </w:r>
      <w:r>
        <w:t xml:space="preserve">. By selecting the </w:t>
      </w:r>
      <w:r>
        <w:rPr>
          <w:rStyle w:val="Strong"/>
        </w:rPr>
        <w:t>top 10 most semantically relevant chunks</w:t>
      </w:r>
      <w:r>
        <w:t xml:space="preserve"> (each ~250 words, or about 1,250 characters), the total input size becomes approximately </w:t>
      </w:r>
      <w:r>
        <w:rPr>
          <w:rStyle w:val="Strong"/>
        </w:rPr>
        <w:t>12,500 characters</w:t>
      </w:r>
      <w:r>
        <w:t>, leaving sufficient room for instructions and prompt formatting. This setup ensures efficient use of the context window while maintaining high response quality.</w:t>
      </w:r>
    </w:p>
    <w:p w14:paraId="3FB76683" w14:textId="77777777" w:rsidR="0008793A" w:rsidRDefault="00A212D8" w:rsidP="006530B0">
      <w:pPr>
        <w:pStyle w:val="Heading2"/>
        <w:numPr>
          <w:ilvl w:val="0"/>
          <w:numId w:val="0"/>
        </w:numPr>
        <w:ind w:left="720" w:hanging="720"/>
      </w:pPr>
      <w:bookmarkStart w:id="32" w:name="_4.3.2_Embedding_Creation"/>
      <w:bookmarkEnd w:id="32"/>
      <w:r>
        <w:t>4.3.2</w:t>
      </w:r>
      <w:r w:rsidR="00FA04C4">
        <w:tab/>
      </w:r>
      <w:r w:rsidR="00D87DC5" w:rsidRPr="00D87DC5">
        <w:t>Embedding Creation</w:t>
      </w:r>
    </w:p>
    <w:p w14:paraId="3377A5B3" w14:textId="2FBA935D" w:rsidR="00A212D8" w:rsidRDefault="00D87DC5" w:rsidP="00CA45D1">
      <w:pPr>
        <w:ind w:firstLine="720"/>
        <w:rPr>
          <w:b/>
          <w:bCs/>
        </w:rPr>
      </w:pPr>
      <w:r>
        <w:t>Once the raw documents are segmented into manageable 250-word chunks, each chunk is transformed into a dense numerical representation, known as an embedding. These embeddings capture the semantic meaning of each chunk, allowing for meaningful similarity comparisons during retrieval. For this task, we use the open-source model multi-qa-mpnet-base-dot-v1 from Hugging Face’s Sentence Transformers library. This model is specifically fine-tuned for semantic search, trained on diverse (question, answer) pairs to effectively link queries with contextually relevant passages. Each processed chunk is embedded into a fixed-length vector of 768 dimensions, preserving the relationships between words and phrases in a format that is machine-comprehensible and optimized for similarity search.</w:t>
      </w:r>
    </w:p>
    <w:p w14:paraId="28940B79" w14:textId="77777777" w:rsidR="006D7B88" w:rsidRPr="00CA45D1" w:rsidRDefault="006D7B88" w:rsidP="00CA45D1">
      <w:pPr>
        <w:ind w:firstLine="720"/>
        <w:rPr>
          <w:b/>
          <w:bCs/>
        </w:rPr>
      </w:pPr>
    </w:p>
    <w:p w14:paraId="4C7C5211" w14:textId="77777777" w:rsidR="006B326B" w:rsidRDefault="00A212D8" w:rsidP="006530B0">
      <w:pPr>
        <w:pStyle w:val="Heading2"/>
        <w:numPr>
          <w:ilvl w:val="0"/>
          <w:numId w:val="0"/>
        </w:numPr>
        <w:ind w:left="720" w:hanging="720"/>
      </w:pPr>
      <w:bookmarkStart w:id="33" w:name="_4.2.3__Embedding"/>
      <w:bookmarkEnd w:id="33"/>
      <w:r>
        <w:t>4.2.3</w:t>
      </w:r>
      <w:r w:rsidR="00D87DC5" w:rsidRPr="00D87DC5">
        <w:t xml:space="preserve"> </w:t>
      </w:r>
      <w:r w:rsidR="00D87DC5">
        <w:tab/>
      </w:r>
      <w:r w:rsidR="00D87DC5" w:rsidRPr="00D87DC5">
        <w:t>Embedding Storage</w:t>
      </w:r>
    </w:p>
    <w:p w14:paraId="501502A7" w14:textId="2DEF2029" w:rsidR="00B165B2" w:rsidRPr="00312193" w:rsidRDefault="00D87DC5" w:rsidP="00312193">
      <w:pPr>
        <w:ind w:firstLine="720"/>
        <w:rPr>
          <w:b/>
          <w:bCs/>
        </w:rPr>
      </w:pPr>
      <w:r>
        <w:t>At the current stage of development, Nexly processes and embeds over 300,000 text chunks. To manage this efficiently without overengineering the infrastructure, we store the resulting embeddings in CSV files. This approach is lightweight and suitable for experimentation and early-scale deployment. However, as the system scales—particularly when the number of embeddings exceeds 1 million—a more robust solution will be required. At that point, we plan to transition to a dedicated vector database, such as FAISS, Weaviate, or Pinecone, which will offer faster indexing, scalable search capabilities, and real-time vector similarity retrieval for user queries.</w:t>
      </w:r>
    </w:p>
    <w:p w14:paraId="7882BA3D" w14:textId="5DA6C47C" w:rsidR="00B165B2" w:rsidRDefault="00B165B2" w:rsidP="00B165B2"/>
    <w:p w14:paraId="0DDD913A" w14:textId="49B1A1A8" w:rsidR="00874ED8" w:rsidRPr="00312193" w:rsidRDefault="00A212D8" w:rsidP="006530B0">
      <w:pPr>
        <w:pStyle w:val="Heading2"/>
        <w:numPr>
          <w:ilvl w:val="0"/>
          <w:numId w:val="0"/>
        </w:numPr>
        <w:ind w:left="720" w:hanging="720"/>
      </w:pPr>
      <w:bookmarkStart w:id="34" w:name="_4.2.4__Embedding"/>
      <w:bookmarkEnd w:id="34"/>
      <w:r>
        <w:t>4.2.4</w:t>
      </w:r>
      <w:r w:rsidR="00874ED8" w:rsidRPr="00D87DC5">
        <w:t xml:space="preserve"> </w:t>
      </w:r>
      <w:r w:rsidR="00874ED8">
        <w:tab/>
      </w:r>
      <w:r w:rsidR="008B10D4">
        <w:t>Embedding Comparison and Similarity Calculation</w:t>
      </w:r>
    </w:p>
    <w:p w14:paraId="72C96151" w14:textId="265EB95B" w:rsidR="002156CA" w:rsidRDefault="002156CA" w:rsidP="00461CC2">
      <w:pPr>
        <w:ind w:firstLine="720"/>
      </w:pPr>
      <w:r>
        <w:t>When a user submits a query, the system encodes it into a 768-dimensional vector using the same embedding model used during the document preprocessing phase—</w:t>
      </w:r>
      <w:r w:rsidRPr="00977AF4">
        <w:rPr>
          <w:rStyle w:val="HTMLCode"/>
        </w:rPr>
        <w:t>multi-</w:t>
      </w:r>
      <w:r w:rsidRPr="00FC3A7F">
        <w:rPr>
          <w:rStyle w:val="HTMLCode"/>
        </w:rPr>
        <w:t>qa-mpnet-base-dot-v1</w:t>
      </w:r>
      <w:r>
        <w:t xml:space="preserve">. To identify relevant content, the system performs a </w:t>
      </w:r>
      <w:r>
        <w:rPr>
          <w:rStyle w:val="Strong"/>
        </w:rPr>
        <w:t xml:space="preserve">dot product </w:t>
      </w:r>
      <w:r>
        <w:rPr>
          <w:rStyle w:val="Strong"/>
        </w:rPr>
        <w:lastRenderedPageBreak/>
        <w:t>similarity</w:t>
      </w:r>
      <w:r>
        <w:t xml:space="preserve"> operation between the query embedding and the precomputed document embeddings.</w:t>
      </w:r>
    </w:p>
    <w:p w14:paraId="4117D5AF" w14:textId="4D23766B" w:rsidR="00A212D8" w:rsidRDefault="002156CA" w:rsidP="00F02453">
      <w:r>
        <w:t xml:space="preserve">As illustrated in </w:t>
      </w:r>
      <w:r w:rsidRPr="00812607">
        <w:rPr>
          <w:rStyle w:val="Strong"/>
          <w:b w:val="0"/>
          <w:bCs w:val="0"/>
          <w:i/>
          <w:iCs/>
        </w:rPr>
        <w:t>Figure 3.5</w:t>
      </w:r>
      <w:r>
        <w:t xml:space="preserve">, both the query and document embeddings are arrays of 768 values. The similarity between two embeddings is calculated using the </w:t>
      </w:r>
      <w:r>
        <w:rPr>
          <w:rStyle w:val="Strong"/>
        </w:rPr>
        <w:t>cosine similarity formula</w:t>
      </w:r>
      <w:r>
        <w:t>, which is the dot product of the two vectors divided by the product of their magnitudes:</w:t>
      </w:r>
    </w:p>
    <w:p w14:paraId="36957149" w14:textId="6482B88B" w:rsidR="00A212D8" w:rsidRDefault="006D4C16" w:rsidP="007866F0">
      <w:r>
        <w:rPr>
          <w:noProof/>
        </w:rPr>
        <mc:AlternateContent>
          <mc:Choice Requires="wpg">
            <w:drawing>
              <wp:anchor distT="0" distB="0" distL="114300" distR="114300" simplePos="0" relativeHeight="251685888" behindDoc="1" locked="0" layoutInCell="1" allowOverlap="1" wp14:anchorId="3D8168AA" wp14:editId="55FABADE">
                <wp:simplePos x="0" y="0"/>
                <wp:positionH relativeFrom="column">
                  <wp:posOffset>277495</wp:posOffset>
                </wp:positionH>
                <wp:positionV relativeFrom="paragraph">
                  <wp:posOffset>188595</wp:posOffset>
                </wp:positionV>
                <wp:extent cx="5568315" cy="2188210"/>
                <wp:effectExtent l="0" t="0" r="6985" b="8890"/>
                <wp:wrapSquare wrapText="bothSides"/>
                <wp:docPr id="1977735045" name="Group 27"/>
                <wp:cNvGraphicFramePr/>
                <a:graphic xmlns:a="http://schemas.openxmlformats.org/drawingml/2006/main">
                  <a:graphicData uri="http://schemas.microsoft.com/office/word/2010/wordprocessingGroup">
                    <wpg:wgp>
                      <wpg:cNvGrpSpPr/>
                      <wpg:grpSpPr>
                        <a:xfrm>
                          <a:off x="0" y="0"/>
                          <a:ext cx="5568315" cy="2188210"/>
                          <a:chOff x="0" y="0"/>
                          <a:chExt cx="5568315" cy="2188210"/>
                        </a:xfrm>
                      </wpg:grpSpPr>
                      <wps:wsp>
                        <wps:cNvPr id="1542152584" name="Rectangle 25"/>
                        <wps:cNvSpPr/>
                        <wps:spPr>
                          <a:xfrm>
                            <a:off x="0" y="0"/>
                            <a:ext cx="5568315" cy="218821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6181969" name="Text Box 26"/>
                        <wps:cNvSpPr txBox="1"/>
                        <wps:spPr>
                          <a:xfrm>
                            <a:off x="67456" y="1499016"/>
                            <a:ext cx="5429885" cy="636905"/>
                          </a:xfrm>
                          <a:prstGeom prst="rect">
                            <a:avLst/>
                          </a:prstGeom>
                          <a:solidFill>
                            <a:schemeClr val="lt1"/>
                          </a:solidFill>
                          <a:ln w="6350">
                            <a:solidFill>
                              <a:prstClr val="black"/>
                            </a:solidFill>
                          </a:ln>
                        </wps:spPr>
                        <wps:txbx>
                          <w:txbxContent>
                            <w:p w14:paraId="6E4352BB" w14:textId="09DDB9B6" w:rsidR="00861529" w:rsidRPr="00D44CB1" w:rsidRDefault="00861529" w:rsidP="00842302">
                              <w:pPr>
                                <w:jc w:val="center"/>
                                <w:rPr>
                                  <w:rStyle w:val="SubtleReference"/>
                                </w:rPr>
                              </w:pPr>
                              <w:r w:rsidRPr="0095674A">
                                <w:rPr>
                                  <w:rStyle w:val="SubtleReference"/>
                                </w:rPr>
                                <w:t xml:space="preserve">Figure </w:t>
                              </w:r>
                              <w:r>
                                <w:rPr>
                                  <w:rStyle w:val="SubtleReference"/>
                                </w:rPr>
                                <w:t>4.3</w:t>
                              </w:r>
                              <w:r w:rsidRPr="0095674A">
                                <w:rPr>
                                  <w:rStyle w:val="SubtleReference"/>
                                </w:rPr>
                                <w:t>: Cosine similarity calculation between the user query embedding and document embeddings. The dot product operation helps retrieve the top semantically relevant chunks from the vector store for the RAG pipeline.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271779468" name="Picture 6" descr="A white paper with black text&#10;&#10;AI-generated content may be incorrect."/>
                          <pic:cNvPicPr>
                            <a:picLocks noChangeAspect="1"/>
                          </pic:cNvPicPr>
                        </pic:nvPicPr>
                        <pic:blipFill>
                          <a:blip r:embed="rId29">
                            <a:extLst>
                              <a:ext uri="{28A0092B-C50C-407E-A947-70E740481C1C}">
                                <a14:useLocalDpi xmlns:a14="http://schemas.microsoft.com/office/drawing/2010/main" val="0"/>
                              </a:ext>
                            </a:extLst>
                          </a:blip>
                          <a:srcRect/>
                          <a:stretch>
                            <a:fillRect/>
                          </a:stretch>
                        </pic:blipFill>
                        <pic:spPr bwMode="auto">
                          <a:xfrm>
                            <a:off x="67456" y="67456"/>
                            <a:ext cx="5429885" cy="1373505"/>
                          </a:xfrm>
                          <a:prstGeom prst="rect">
                            <a:avLst/>
                          </a:prstGeom>
                          <a:noFill/>
                          <a:ln>
                            <a:noFill/>
                          </a:ln>
                        </pic:spPr>
                      </pic:pic>
                    </wpg:wgp>
                  </a:graphicData>
                </a:graphic>
              </wp:anchor>
            </w:drawing>
          </mc:Choice>
          <mc:Fallback>
            <w:pict>
              <v:group w14:anchorId="3D8168AA" id="_x0000_s1059" style="position:absolute;margin-left:21.85pt;margin-top:14.85pt;width:438.45pt;height:172.3pt;z-index:-251630592" coordsize="55683,21882"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">
                <v:rect id="Rectangle 25" o:spid="_x0000_s1060" style="position:absolute;width:55683;height:218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" filled="f" strokecolor="#09101d [484]" strokeweight="1pt"/>
                <v:shape id="_x0000_s1061" type="#_x0000_t202" style="position:absolute;left:674;top:14990;width:54299;height:636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" fillcolor="white [3201]" strokeweight=".5pt">
                  <v:textbox>
                    <w:txbxContent>
                      <w:p w14:paraId="6E4352BB" w14:textId="09DDB9B6" w:rsidR="00861529" w:rsidRPr="00D44CB1" w:rsidRDefault="00861529" w:rsidP="00842302">
                        <w:pPr>
                          <w:jc w:val="center"/>
                          <w:rPr>
                            <w:rStyle w:val="SubtleReference"/>
                          </w:rPr>
                        </w:pPr>
                        <w:r w:rsidRPr="0095674A">
                          <w:rPr>
                            <w:rStyle w:val="SubtleReference"/>
                          </w:rPr>
                          <w:t xml:space="preserve">Figure </w:t>
                        </w:r>
                        <w:r>
                          <w:rPr>
                            <w:rStyle w:val="SubtleReference"/>
                          </w:rPr>
                          <w:t>4.3</w:t>
                        </w:r>
                        <w:r w:rsidRPr="0095674A">
                          <w:rPr>
                            <w:rStyle w:val="SubtleReference"/>
                          </w:rPr>
                          <w:t>: Cosine similarity calculation between the user query embedding and document embeddings. The dot product operation helps retrieve the top semantically relevant chunks from the vector store for the RAG pipeline.</w:t>
                        </w:r>
                      </w:p>
                    </w:txbxContent>
                  </v:textbox>
                </v:shape>
                <v:shape id="Picture 6" o:spid="_x0000_s1062" type="#_x0000_t75" alt="A white paper with black text&#10;&#10;AI-generated content may be incorrect." style="position:absolute;left:674;top:674;width:54299;height:13735;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">
                  <v:imagedata r:id="rId30" o:title="A white paper with black text&#10;&#10;AI-generated content may be incorrect"/>
                </v:shape>
                <w10:wrap type="square"/>
              </v:group>
            </w:pict>
          </mc:Fallback>
        </mc:AlternateContent>
      </w:r>
    </w:p>
    <w:p w14:paraId="47F32569" w14:textId="77777777" w:rsidR="006261B5" w:rsidRPr="006261B5" w:rsidRDefault="006261B5" w:rsidP="00E64187"/>
    <w:p w14:paraId="7E8E7354" w14:textId="27998795" w:rsidR="00A212D8" w:rsidRDefault="001218DB" w:rsidP="00E64187">
      <m:oMathPara>
        <m:oMath>
          <m:r>
            <w:rPr>
              <w:rFonts w:ascii="Cambria Math" w:hAnsi="Cambria Math" w:cs="Cambria Math"/>
            </w:rPr>
            <m:t>Similarity</m:t>
          </m:r>
          <m:r>
            <m:rPr>
              <m:sty m:val="p"/>
            </m:rPr>
            <w:rPr>
              <w:rFonts w:ascii="Cambria Math" w:hAnsi="Cambria Math" w:cs="Cambria Math"/>
            </w:rPr>
            <m:t>=</m:t>
          </m:r>
          <m:f>
            <m:fPr>
              <m:ctrlPr>
                <w:rPr>
                  <w:rFonts w:ascii="Cambria Math" w:hAnsi="Cambria Math"/>
                </w:rPr>
              </m:ctrlPr>
            </m:fPr>
            <m:num>
              <m:acc>
                <m:accPr>
                  <m:chr m:val="̅"/>
                  <m:ctrlPr>
                    <w:rPr>
                      <w:rFonts w:ascii="Cambria Math" w:hAnsi="Cambria Math" w:cs="Cambria Math"/>
                      <w:i/>
                    </w:rPr>
                  </m:ctrlPr>
                </m:accPr>
                <m:e>
                  <m:r>
                    <w:rPr>
                      <w:rFonts w:ascii="Cambria Math" w:hAnsi="Cambria Math" w:cs="Cambria Math"/>
                    </w:rPr>
                    <m:t>A</m:t>
                  </m:r>
                </m:e>
              </m:acc>
              <m:r>
                <w:rPr>
                  <w:rFonts w:ascii="Cambria Math" w:hAnsi="Cambria Math" w:cs="Cambria Math"/>
                </w:rPr>
                <m:t xml:space="preserve"> ∙ </m:t>
              </m:r>
              <m:acc>
                <m:accPr>
                  <m:chr m:val="̅"/>
                  <m:ctrlPr>
                    <w:rPr>
                      <w:rFonts w:ascii="Cambria Math" w:hAnsi="Cambria Math" w:cs="Cambria Math"/>
                      <w:i/>
                    </w:rPr>
                  </m:ctrlPr>
                </m:accPr>
                <m:e>
                  <m:r>
                    <w:rPr>
                      <w:rFonts w:ascii="Cambria Math" w:hAnsi="Cambria Math" w:cs="Cambria Math"/>
                    </w:rPr>
                    <m:t>B</m:t>
                  </m:r>
                </m:e>
              </m:acc>
              <m:r>
                <w:rPr>
                  <w:rFonts w:ascii="Cambria Math" w:hAnsi="Cambria Math" w:cs="Cambria Math"/>
                </w:rPr>
                <m:t xml:space="preserve"> </m:t>
              </m:r>
            </m:num>
            <m:den>
              <m:d>
                <m:dPr>
                  <m:begChr m:val="‖"/>
                  <m:endChr m:val="‖"/>
                  <m:ctrlPr>
                    <w:rPr>
                      <w:rFonts w:ascii="Cambria Math" w:hAnsi="Cambria Math" w:cs="Cambria Math"/>
                      <w:i/>
                    </w:rPr>
                  </m:ctrlPr>
                </m:dPr>
                <m:e>
                  <m:acc>
                    <m:accPr>
                      <m:chr m:val="̅"/>
                      <m:ctrlPr>
                        <w:rPr>
                          <w:rFonts w:ascii="Cambria Math" w:hAnsi="Cambria Math" w:cs="Cambria Math"/>
                          <w:i/>
                        </w:rPr>
                      </m:ctrlPr>
                    </m:accPr>
                    <m:e>
                      <m:r>
                        <w:rPr>
                          <w:rFonts w:ascii="Cambria Math" w:hAnsi="Cambria Math" w:cs="Cambria Math"/>
                        </w:rPr>
                        <m:t>A</m:t>
                      </m:r>
                    </m:e>
                  </m:acc>
                </m:e>
              </m:d>
              <m:r>
                <w:rPr>
                  <w:rFonts w:ascii="Cambria Math" w:hAnsi="Cambria Math" w:cs="Cambria Math"/>
                </w:rPr>
                <m:t xml:space="preserve"> ∙ </m:t>
              </m:r>
              <m:d>
                <m:dPr>
                  <m:begChr m:val="‖"/>
                  <m:endChr m:val="‖"/>
                  <m:ctrlPr>
                    <w:rPr>
                      <w:rFonts w:ascii="Cambria Math" w:hAnsi="Cambria Math" w:cs="Cambria Math"/>
                      <w:i/>
                    </w:rPr>
                  </m:ctrlPr>
                </m:dPr>
                <m:e>
                  <m:acc>
                    <m:accPr>
                      <m:chr m:val="̅"/>
                      <m:ctrlPr>
                        <w:rPr>
                          <w:rFonts w:ascii="Cambria Math" w:hAnsi="Cambria Math" w:cs="Cambria Math"/>
                          <w:i/>
                        </w:rPr>
                      </m:ctrlPr>
                    </m:accPr>
                    <m:e>
                      <m:r>
                        <w:rPr>
                          <w:rFonts w:ascii="Cambria Math" w:hAnsi="Cambria Math" w:cs="Cambria Math"/>
                        </w:rPr>
                        <m:t>B</m:t>
                      </m:r>
                    </m:e>
                  </m:acc>
                </m:e>
              </m:d>
            </m:den>
          </m:f>
        </m:oMath>
      </m:oMathPara>
    </w:p>
    <w:p w14:paraId="2FF7128C" w14:textId="5C9657B8" w:rsidR="00002A6A" w:rsidRDefault="002156CA" w:rsidP="00002A6A">
      <w:pPr>
        <w:rPr>
          <w:lang w:val="en-US"/>
        </w:rPr>
      </w:pPr>
      <w:r>
        <w:t xml:space="preserve">This mathematical operation returns a similarity score between -1 and 1, where higher scores indicate stronger semantic relevance. Based on these scores, Nexly selects the </w:t>
      </w:r>
      <w:r>
        <w:rPr>
          <w:rStyle w:val="Strong"/>
        </w:rPr>
        <w:t>top 10 most similar chunks</w:t>
      </w:r>
      <w:r>
        <w:t xml:space="preserve"> to be used as supporting context during the final response generation by the LLM.</w:t>
      </w:r>
      <w:r w:rsidR="00002A6A" w:rsidRPr="00002A6A">
        <w:rPr>
          <w:lang w:val="en-US"/>
        </w:rPr>
        <w:t xml:space="preserve"> </w:t>
      </w:r>
      <w:r w:rsidR="00002A6A">
        <w:rPr>
          <w:lang w:val="en-US"/>
        </w:rPr>
        <w:t xml:space="preserve">After </w:t>
      </w:r>
      <w:r w:rsidR="00FC1DF3">
        <w:rPr>
          <w:lang w:val="en-US"/>
        </w:rPr>
        <w:t>retrieving the</w:t>
      </w:r>
      <w:r w:rsidR="00B05CD5">
        <w:rPr>
          <w:lang w:val="en-US"/>
        </w:rPr>
        <w:t xml:space="preserve"> </w:t>
      </w:r>
      <w:r w:rsidR="00002A6A">
        <w:rPr>
          <w:lang w:val="en-US"/>
        </w:rPr>
        <w:t xml:space="preserve">chunks </w:t>
      </w:r>
      <w:r w:rsidR="00501B14">
        <w:rPr>
          <w:lang w:val="en-US"/>
        </w:rPr>
        <w:t>related</w:t>
      </w:r>
      <w:r w:rsidR="00002A6A">
        <w:rPr>
          <w:lang w:val="en-US"/>
        </w:rPr>
        <w:t xml:space="preserve"> to user query, then our model </w:t>
      </w:r>
      <w:r w:rsidR="008F084F">
        <w:rPr>
          <w:lang w:val="en-US"/>
        </w:rPr>
        <w:t>sends</w:t>
      </w:r>
      <w:r w:rsidR="00002A6A">
        <w:rPr>
          <w:lang w:val="en-US"/>
        </w:rPr>
        <w:t xml:space="preserve"> </w:t>
      </w:r>
      <w:r w:rsidR="002B644A">
        <w:rPr>
          <w:lang w:val="en-US"/>
        </w:rPr>
        <w:t>all</w:t>
      </w:r>
      <w:r w:rsidR="00AC01A0">
        <w:rPr>
          <w:lang w:val="en-US"/>
        </w:rPr>
        <w:t xml:space="preserve"> the</w:t>
      </w:r>
      <w:r w:rsidR="00002A6A">
        <w:rPr>
          <w:lang w:val="en-US"/>
        </w:rPr>
        <w:t xml:space="preserve"> data in a </w:t>
      </w:r>
      <w:r w:rsidR="00F531BE">
        <w:rPr>
          <w:lang w:val="en-US"/>
        </w:rPr>
        <w:t>state-of-the-art</w:t>
      </w:r>
      <w:r w:rsidR="00002A6A">
        <w:rPr>
          <w:lang w:val="en-US"/>
        </w:rPr>
        <w:t xml:space="preserve"> LLM model using API to re-structure and fetch the content from those chunks </w:t>
      </w:r>
      <w:r w:rsidR="00F249F2">
        <w:rPr>
          <w:lang w:val="en-US"/>
        </w:rPr>
        <w:t>and</w:t>
      </w:r>
      <w:r w:rsidR="00002A6A">
        <w:rPr>
          <w:lang w:val="en-US"/>
        </w:rPr>
        <w:t xml:space="preserve"> user query.</w:t>
      </w:r>
    </w:p>
    <w:p w14:paraId="76F05E02" w14:textId="77777777" w:rsidR="000818AA" w:rsidRDefault="000818AA" w:rsidP="00ED2392">
      <w:pPr>
        <w:ind w:left="360"/>
      </w:pPr>
    </w:p>
    <w:p w14:paraId="605B7C0D" w14:textId="17C11AEF" w:rsidR="006530B0" w:rsidRPr="006530B0" w:rsidRDefault="006530B0" w:rsidP="006530B0">
      <w:pPr>
        <w:pStyle w:val="Heading2"/>
        <w:numPr>
          <w:ilvl w:val="0"/>
          <w:numId w:val="0"/>
        </w:numPr>
        <w:ind w:left="720" w:hanging="720"/>
        <w:rPr>
          <w:rStyle w:val="Heading2Char"/>
          <w:b/>
        </w:rPr>
      </w:pPr>
      <w:bookmarkStart w:id="35" w:name="_4.2.5_Pass_the"/>
      <w:bookmarkEnd w:id="35"/>
      <w:r w:rsidRPr="0022265D">
        <w:rPr>
          <w:noProof/>
        </w:rPr>
        <w:drawing>
          <wp:anchor distT="0" distB="0" distL="114300" distR="114300" simplePos="0" relativeHeight="251729920" behindDoc="0" locked="0" layoutInCell="1" allowOverlap="1" wp14:anchorId="6C00CDFD" wp14:editId="71AB5C8B">
            <wp:simplePos x="0" y="0"/>
            <wp:positionH relativeFrom="margin">
              <wp:align>right</wp:align>
            </wp:positionH>
            <wp:positionV relativeFrom="paragraph">
              <wp:posOffset>202565</wp:posOffset>
            </wp:positionV>
            <wp:extent cx="5653405" cy="1647825"/>
            <wp:effectExtent l="0" t="0" r="4445" b="9525"/>
            <wp:wrapSquare wrapText="bothSides"/>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31">
                      <a:extLst>
                        <a:ext uri="{28A0092B-C50C-407E-A947-70E740481C1C}">
                          <a14:useLocalDpi xmlns:a14="http://schemas.microsoft.com/office/drawing/2010/main" val="0"/>
                        </a:ext>
                      </a:extLst>
                    </a:blip>
                    <a:srcRect l="1250"/>
                    <a:stretch/>
                  </pic:blipFill>
                  <pic:spPr bwMode="auto">
                    <a:xfrm>
                      <a:off x="0" y="0"/>
                      <a:ext cx="5653405" cy="164782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A212D8">
        <w:t>4</w:t>
      </w:r>
      <w:r w:rsidR="00A212D8" w:rsidRPr="006530B0">
        <w:rPr>
          <w:rStyle w:val="Heading2Char"/>
          <w:b/>
        </w:rPr>
        <w:t>.2.5</w:t>
      </w:r>
      <w:r w:rsidR="00A212D8" w:rsidRPr="006530B0">
        <w:rPr>
          <w:rStyle w:val="Heading2Char"/>
          <w:b/>
        </w:rPr>
        <w:tab/>
        <w:t>Pass the retrieved “Chunks” in LLM model:</w:t>
      </w:r>
    </w:p>
    <w:p w14:paraId="4A3965FB" w14:textId="5E15F198" w:rsidR="00A212D8" w:rsidRDefault="00A212D8" w:rsidP="00A212D8"/>
    <w:p w14:paraId="67D61257" w14:textId="1B92FA9A" w:rsidR="00ED2392" w:rsidRDefault="00ED2392" w:rsidP="00ED2392">
      <w:pPr>
        <w:rPr>
          <w:lang w:val="en-US"/>
        </w:rPr>
      </w:pPr>
      <w:r>
        <w:rPr>
          <w:lang w:val="en-US"/>
        </w:rPr>
        <w:t xml:space="preserve">After </w:t>
      </w:r>
      <w:r w:rsidR="005E1498">
        <w:rPr>
          <w:lang w:val="en-US"/>
        </w:rPr>
        <w:t>retrieving the</w:t>
      </w:r>
      <w:r>
        <w:rPr>
          <w:lang w:val="en-US"/>
        </w:rPr>
        <w:t xml:space="preserve"> top 10 most similar chunks regarding to user query, then our model send all these data in a </w:t>
      </w:r>
      <w:r w:rsidR="00293046">
        <w:rPr>
          <w:lang w:val="en-US"/>
        </w:rPr>
        <w:t>state-of-the-art</w:t>
      </w:r>
      <w:r>
        <w:rPr>
          <w:lang w:val="en-US"/>
        </w:rPr>
        <w:t xml:space="preserve"> LLM model using API to re-structure and fetch the content from those chunks regarding to the user query.</w:t>
      </w:r>
    </w:p>
    <w:p w14:paraId="0AE23E3F" w14:textId="1A8A8FB0" w:rsidR="00A212D8" w:rsidRDefault="00A212D8" w:rsidP="00A212D8"/>
    <w:p w14:paraId="24261784" w14:textId="761C6A04" w:rsidR="00B165B2" w:rsidRDefault="00A212D8" w:rsidP="006530B0">
      <w:pPr>
        <w:pStyle w:val="Heading2"/>
        <w:numPr>
          <w:ilvl w:val="0"/>
          <w:numId w:val="0"/>
        </w:numPr>
        <w:ind w:left="720" w:hanging="720"/>
      </w:pPr>
      <w:bookmarkStart w:id="36" w:name="_4.2.6_Confidence_Scoring"/>
      <w:bookmarkEnd w:id="36"/>
      <w:r>
        <w:t>4.2.6</w:t>
      </w:r>
      <w:r w:rsidR="004101DF" w:rsidRPr="004101DF">
        <w:tab/>
        <w:t>Confidence Scoring for User Queries</w:t>
      </w:r>
    </w:p>
    <w:p w14:paraId="419783CB" w14:textId="77777777" w:rsidR="00C7360D" w:rsidRDefault="00C7360D" w:rsidP="006A25BC">
      <w:pPr>
        <w:ind w:firstLine="720"/>
      </w:pPr>
      <w:r>
        <w:t xml:space="preserve">Once the LLM generates a </w:t>
      </w:r>
      <w:r>
        <w:rPr>
          <w:rStyle w:val="Strong"/>
        </w:rPr>
        <w:t>restructured response</w:t>
      </w:r>
      <w:r>
        <w:t xml:space="preserve"> based on the retrieved context, Nexly performs an additional </w:t>
      </w:r>
      <w:r>
        <w:rPr>
          <w:rStyle w:val="Strong"/>
        </w:rPr>
        <w:t>confidence verification step</w:t>
      </w:r>
      <w:r>
        <w:t xml:space="preserve"> to ensure the output is relevant and grounded. This is done by embedding the generated response and reapplying a </w:t>
      </w:r>
      <w:r>
        <w:rPr>
          <w:rStyle w:val="Strong"/>
        </w:rPr>
        <w:t xml:space="preserve">dot </w:t>
      </w:r>
      <w:r>
        <w:rPr>
          <w:rStyle w:val="Strong"/>
        </w:rPr>
        <w:lastRenderedPageBreak/>
        <w:t>product similarity test</w:t>
      </w:r>
      <w:r>
        <w:t xml:space="preserve"> between the query and the output embeddings—leveraging the same semantic space used in earlier stages.</w:t>
      </w:r>
    </w:p>
    <w:p w14:paraId="2EA18006" w14:textId="57EB6E0D" w:rsidR="0074049B" w:rsidRDefault="00C7360D" w:rsidP="003A2168">
      <w:r>
        <w:t xml:space="preserve">If the similarity score (i.e., confidence) is </w:t>
      </w:r>
      <w:r>
        <w:rPr>
          <w:rStyle w:val="Strong"/>
        </w:rPr>
        <w:t>greater than 0.60</w:t>
      </w:r>
      <w:r>
        <w:t xml:space="preserve">, the response is considered semantically aligned with the user’s intent and is delivered via API to the Nexly web or mobile app. However, if the confidence score falls </w:t>
      </w:r>
      <w:r>
        <w:rPr>
          <w:rStyle w:val="Strong"/>
        </w:rPr>
        <w:t>below 0.60</w:t>
      </w:r>
      <w:r>
        <w:t xml:space="preserve">, the system refrains from presenting potentially irrelevant or vague answers. Instead, it prompts the user to </w:t>
      </w:r>
      <w:r>
        <w:rPr>
          <w:rStyle w:val="Strong"/>
        </w:rPr>
        <w:t>rephrase their query</w:t>
      </w:r>
      <w:r>
        <w:t xml:space="preserve"> and ensure it is more specific and aligned with topics related to the </w:t>
      </w:r>
      <w:r>
        <w:rPr>
          <w:rStyle w:val="Strong"/>
        </w:rPr>
        <w:t>University of Sharjah</w:t>
      </w:r>
      <w:r>
        <w:t>.</w:t>
      </w:r>
      <w:r w:rsidR="003A2168">
        <w:t xml:space="preserve"> </w:t>
      </w:r>
      <w:r>
        <w:t>This confidence gate helps maintain response quality, filters out hallucinated outputs, and guides users toward clearer, more effective interactions.</w:t>
      </w:r>
    </w:p>
    <w:p w14:paraId="70BBAAF8" w14:textId="77777777" w:rsidR="00E208E2" w:rsidRDefault="00E208E2" w:rsidP="00251806">
      <w:pPr>
        <w:pStyle w:val="Heading1"/>
      </w:pPr>
    </w:p>
    <w:p w14:paraId="252A501E" w14:textId="77777777" w:rsidR="00E208E2" w:rsidRDefault="00E208E2" w:rsidP="00251806">
      <w:pPr>
        <w:pStyle w:val="Heading1"/>
      </w:pPr>
    </w:p>
    <w:p w14:paraId="79BB4FB0" w14:textId="77777777" w:rsidR="00E208E2" w:rsidRDefault="00E208E2" w:rsidP="00251806">
      <w:pPr>
        <w:pStyle w:val="Heading1"/>
      </w:pPr>
    </w:p>
    <w:p w14:paraId="3EA55588" w14:textId="77777777" w:rsidR="00E208E2" w:rsidRDefault="00E208E2" w:rsidP="00251806">
      <w:pPr>
        <w:pStyle w:val="Heading1"/>
      </w:pPr>
    </w:p>
    <w:p w14:paraId="63A44C87" w14:textId="77777777" w:rsidR="00E208E2" w:rsidRDefault="00E208E2" w:rsidP="00251806">
      <w:pPr>
        <w:pStyle w:val="Heading1"/>
      </w:pPr>
    </w:p>
    <w:p w14:paraId="7E6E0234" w14:textId="77777777" w:rsidR="00E208E2" w:rsidRDefault="00E208E2" w:rsidP="00251806">
      <w:pPr>
        <w:pStyle w:val="Heading1"/>
      </w:pPr>
    </w:p>
    <w:p w14:paraId="5F5E32FB" w14:textId="77777777" w:rsidR="00E208E2" w:rsidRDefault="00E208E2" w:rsidP="00251806">
      <w:pPr>
        <w:pStyle w:val="Heading1"/>
      </w:pPr>
    </w:p>
    <w:p w14:paraId="145ECEF1" w14:textId="77777777" w:rsidR="00E208E2" w:rsidRDefault="00E208E2" w:rsidP="00251806">
      <w:pPr>
        <w:pStyle w:val="Heading1"/>
      </w:pPr>
    </w:p>
    <w:p w14:paraId="153FEACB" w14:textId="77777777" w:rsidR="00E208E2" w:rsidRDefault="00E208E2" w:rsidP="00251806">
      <w:pPr>
        <w:pStyle w:val="Heading1"/>
      </w:pPr>
    </w:p>
    <w:p w14:paraId="734D9523" w14:textId="77777777" w:rsidR="00E208E2" w:rsidRDefault="00E208E2" w:rsidP="00251806">
      <w:pPr>
        <w:pStyle w:val="Heading1"/>
      </w:pPr>
    </w:p>
    <w:p w14:paraId="5124EB8E" w14:textId="77777777" w:rsidR="00E208E2" w:rsidRDefault="00E208E2" w:rsidP="00251806">
      <w:pPr>
        <w:pStyle w:val="Heading1"/>
      </w:pPr>
    </w:p>
    <w:p w14:paraId="2872B293" w14:textId="77777777" w:rsidR="00E208E2" w:rsidRDefault="00E208E2" w:rsidP="00251806">
      <w:pPr>
        <w:pStyle w:val="Heading1"/>
      </w:pPr>
    </w:p>
    <w:p w14:paraId="1A91F2FF" w14:textId="77777777" w:rsidR="00E208E2" w:rsidRDefault="00E208E2" w:rsidP="00251806">
      <w:pPr>
        <w:pStyle w:val="Heading1"/>
      </w:pPr>
    </w:p>
    <w:p w14:paraId="5F89B3AE" w14:textId="77777777" w:rsidR="00E208E2" w:rsidRDefault="00E208E2" w:rsidP="00251806">
      <w:pPr>
        <w:pStyle w:val="Heading1"/>
      </w:pPr>
    </w:p>
    <w:p w14:paraId="3B77B16C" w14:textId="77777777" w:rsidR="00E208E2" w:rsidRDefault="00E208E2" w:rsidP="00E208E2"/>
    <w:p w14:paraId="476DB701" w14:textId="77777777" w:rsidR="00E208E2" w:rsidRDefault="00E208E2" w:rsidP="00E208E2"/>
    <w:p w14:paraId="64D5D11F" w14:textId="77777777" w:rsidR="00E208E2" w:rsidRDefault="00E208E2" w:rsidP="00E208E2"/>
    <w:p w14:paraId="47A54947" w14:textId="77777777" w:rsidR="00E208E2" w:rsidRDefault="00E208E2" w:rsidP="00E208E2"/>
    <w:p w14:paraId="5857D30B" w14:textId="77777777" w:rsidR="00E208E2" w:rsidRDefault="00E208E2" w:rsidP="00E208E2"/>
    <w:p w14:paraId="1C0EA046" w14:textId="77777777" w:rsidR="00E208E2" w:rsidRDefault="00E208E2" w:rsidP="00251806">
      <w:pPr>
        <w:pStyle w:val="Heading1"/>
      </w:pPr>
    </w:p>
    <w:p w14:paraId="0B3D6808" w14:textId="77777777" w:rsidR="00E208E2" w:rsidRPr="00E208E2" w:rsidRDefault="00E208E2" w:rsidP="00E208E2"/>
    <w:p w14:paraId="41323B3E" w14:textId="75B7E15C" w:rsidR="00ED2392" w:rsidRDefault="00723F6F" w:rsidP="00251806">
      <w:pPr>
        <w:pStyle w:val="Heading1"/>
      </w:pPr>
      <w:bookmarkStart w:id="37" w:name="_Model_UML_Diagrams"/>
      <w:bookmarkEnd w:id="37"/>
      <w:r>
        <w:lastRenderedPageBreak/>
        <w:t>Model UML Diagrams</w:t>
      </w:r>
    </w:p>
    <w:p w14:paraId="2A4D8A86" w14:textId="77777777" w:rsidR="00D779A4" w:rsidRPr="00D779A4" w:rsidRDefault="00D779A4" w:rsidP="00D779A4"/>
    <w:p w14:paraId="74FD49E0" w14:textId="6DEC37DE" w:rsidR="00B165B2" w:rsidRPr="006F42B2" w:rsidRDefault="00ED2392" w:rsidP="00A759EB">
      <w:pPr>
        <w:pStyle w:val="Heading2"/>
        <w:numPr>
          <w:ilvl w:val="0"/>
          <w:numId w:val="0"/>
        </w:numPr>
        <w:ind w:left="720" w:hanging="720"/>
      </w:pPr>
      <w:bookmarkStart w:id="38" w:name="_4.3_System_Use"/>
      <w:bookmarkEnd w:id="38"/>
      <w:r>
        <w:t>4.3</w:t>
      </w:r>
      <w:r w:rsidR="006D17A6" w:rsidRPr="00912CB6">
        <w:tab/>
        <w:t>System Use Case Diagram</w:t>
      </w:r>
    </w:p>
    <w:p w14:paraId="350F20AC" w14:textId="34C3B3CB" w:rsidR="00B165B2" w:rsidRDefault="003B7753" w:rsidP="00227930">
      <w:r>
        <w:rPr>
          <w:noProof/>
        </w:rPr>
        <mc:AlternateContent>
          <mc:Choice Requires="wpg">
            <w:drawing>
              <wp:anchor distT="0" distB="0" distL="114300" distR="114300" simplePos="0" relativeHeight="251693056" behindDoc="1" locked="0" layoutInCell="1" allowOverlap="1" wp14:anchorId="743BC6D4" wp14:editId="0EDFC4DF">
                <wp:simplePos x="0" y="0"/>
                <wp:positionH relativeFrom="column">
                  <wp:posOffset>66675</wp:posOffset>
                </wp:positionH>
                <wp:positionV relativeFrom="paragraph">
                  <wp:posOffset>66539</wp:posOffset>
                </wp:positionV>
                <wp:extent cx="5121910" cy="3672205"/>
                <wp:effectExtent l="0" t="0" r="8890" b="10795"/>
                <wp:wrapTight wrapText="bothSides">
                  <wp:wrapPolygon edited="0">
                    <wp:start x="0" y="0"/>
                    <wp:lineTo x="0" y="21589"/>
                    <wp:lineTo x="21584" y="21589"/>
                    <wp:lineTo x="21584" y="0"/>
                    <wp:lineTo x="0" y="0"/>
                  </wp:wrapPolygon>
                </wp:wrapTight>
                <wp:docPr id="1865440803" name="Group 28"/>
                <wp:cNvGraphicFramePr/>
                <a:graphic xmlns:a="http://schemas.openxmlformats.org/drawingml/2006/main">
                  <a:graphicData uri="http://schemas.microsoft.com/office/word/2010/wordprocessingGroup">
                    <wpg:wgp>
                      <wpg:cNvGrpSpPr/>
                      <wpg:grpSpPr>
                        <a:xfrm>
                          <a:off x="0" y="0"/>
                          <a:ext cx="5121910" cy="3672205"/>
                          <a:chOff x="0" y="0"/>
                          <a:chExt cx="5121910" cy="3672205"/>
                        </a:xfrm>
                      </wpg:grpSpPr>
                      <wps:wsp>
                        <wps:cNvPr id="1181495189" name="Rectangle 25"/>
                        <wps:cNvSpPr/>
                        <wps:spPr>
                          <a:xfrm>
                            <a:off x="0" y="0"/>
                            <a:ext cx="5121910" cy="36722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90372862" name="Text Box 26"/>
                        <wps:cNvSpPr txBox="1"/>
                        <wps:spPr>
                          <a:xfrm>
                            <a:off x="66908" y="2639122"/>
                            <a:ext cx="4980940" cy="965835"/>
                          </a:xfrm>
                          <a:prstGeom prst="rect">
                            <a:avLst/>
                          </a:prstGeom>
                          <a:solidFill>
                            <a:schemeClr val="lt1"/>
                          </a:solidFill>
                          <a:ln w="6350">
                            <a:solidFill>
                              <a:prstClr val="black"/>
                            </a:solidFill>
                          </a:ln>
                        </wps:spPr>
                        <wps:txbx>
                          <w:txbxContent>
                            <w:p w14:paraId="6663DD37" w14:textId="3C685875" w:rsidR="00861529" w:rsidRPr="00D44CB1" w:rsidRDefault="00861529" w:rsidP="00511E63">
                              <w:pPr>
                                <w:jc w:val="center"/>
                                <w:rPr>
                                  <w:rStyle w:val="SubtleReference"/>
                                </w:rPr>
                              </w:pPr>
                              <w:r w:rsidRPr="00806890">
                                <w:rPr>
                                  <w:rStyle w:val="SubtleReference"/>
                                </w:rPr>
                                <w:t xml:space="preserve">Figure </w:t>
                              </w:r>
                              <w:r>
                                <w:rPr>
                                  <w:rStyle w:val="SubtleReference"/>
                                </w:rPr>
                                <w:t>4.3.1</w:t>
                              </w:r>
                              <w:r w:rsidRPr="00806890">
                                <w:rPr>
                                  <w:rStyle w:val="SubtleReference"/>
                                </w:rPr>
                                <w:t xml:space="preserve">: System-level </w:t>
                              </w:r>
                              <w:r>
                                <w:rPr>
                                  <w:rStyle w:val="SubtleReference"/>
                                </w:rPr>
                                <w:t>use case</w:t>
                              </w:r>
                              <w:r w:rsidRPr="00806890">
                                <w:rPr>
                                  <w:rStyle w:val="SubtleReference"/>
                                </w:rPr>
                                <w:t xml:space="preserve"> of Nexly’s web-based </w:t>
                              </w:r>
                              <w:r>
                                <w:rPr>
                                  <w:rStyle w:val="SubtleReference"/>
                                </w:rPr>
                                <w:t>rag</w:t>
                              </w:r>
                              <w:r w:rsidRPr="00806890">
                                <w:rPr>
                                  <w:rStyle w:val="SubtleReference"/>
                                </w:rPr>
                                <w:t xml:space="preserve"> pipeline. It outlines the process from receiving a user query, passing it through an </w:t>
                              </w:r>
                              <w:r>
                                <w:rPr>
                                  <w:rStyle w:val="SubtleReference"/>
                                </w:rPr>
                                <w:t>api</w:t>
                              </w:r>
                              <w:r w:rsidRPr="00806890">
                                <w:rPr>
                                  <w:rStyle w:val="SubtleReference"/>
                                </w:rPr>
                                <w:t xml:space="preserve"> and validation layers, retrieving semantically ranked documents, performing confidence checks, and returning either a validated response or a user prompt for query refinement.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365485935" name="Picture 7" descr="A screenshot of a diagram&#10;&#10;AI-generated content may be incorrect."/>
                          <pic:cNvPicPr>
                            <a:picLocks noChangeAspect="1"/>
                          </pic:cNvPicPr>
                        </pic:nvPicPr>
                        <pic:blipFill>
                          <a:blip r:embed="rId32" cstate="print">
                            <a:extLst>
                              <a:ext uri="{28A0092B-C50C-407E-A947-70E740481C1C}">
                                <a14:useLocalDpi xmlns:a14="http://schemas.microsoft.com/office/drawing/2010/main" val="0"/>
                              </a:ext>
                            </a:extLst>
                          </a:blip>
                          <a:stretch>
                            <a:fillRect/>
                          </a:stretch>
                        </pic:blipFill>
                        <pic:spPr>
                          <a:xfrm>
                            <a:off x="66908" y="44605"/>
                            <a:ext cx="4980940" cy="2519680"/>
                          </a:xfrm>
                          <a:prstGeom prst="rect">
                            <a:avLst/>
                          </a:prstGeom>
                        </pic:spPr>
                      </pic:pic>
                    </wpg:wgp>
                  </a:graphicData>
                </a:graphic>
              </wp:anchor>
            </w:drawing>
          </mc:Choice>
          <mc:Fallback>
            <w:pict>
              <v:group w14:anchorId="743BC6D4" id="Group 28" o:spid="_x0000_s1063" style="position:absolute;margin-left:5.25pt;margin-top:5.25pt;width:403.3pt;height:289.15pt;z-index:-251623424" coordsize="51219,3672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">
                <v:rect id="Rectangle 25" o:spid="_x0000_s1064" style="position:absolute;width:51219;height:3672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" filled="f" strokecolor="#09101d [484]" strokeweight="1pt"/>
                <v:shape id="_x0000_s1065" type="#_x0000_t202" style="position:absolute;left:669;top:26391;width:49809;height:965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" fillcolor="white [3201]" strokeweight=".5pt">
                  <v:textbox>
                    <w:txbxContent>
                      <w:p w14:paraId="6663DD37" w14:textId="3C685875" w:rsidR="00861529" w:rsidRPr="00D44CB1" w:rsidRDefault="00861529" w:rsidP="00511E63">
                        <w:pPr>
                          <w:jc w:val="center"/>
                          <w:rPr>
                            <w:rStyle w:val="SubtleReference"/>
                          </w:rPr>
                        </w:pPr>
                        <w:r w:rsidRPr="00806890">
                          <w:rPr>
                            <w:rStyle w:val="SubtleReference"/>
                          </w:rPr>
                          <w:t xml:space="preserve">Figure </w:t>
                        </w:r>
                        <w:r>
                          <w:rPr>
                            <w:rStyle w:val="SubtleReference"/>
                          </w:rPr>
                          <w:t>4.3.1</w:t>
                        </w:r>
                        <w:r w:rsidRPr="00806890">
                          <w:rPr>
                            <w:rStyle w:val="SubtleReference"/>
                          </w:rPr>
                          <w:t xml:space="preserve">: System-level </w:t>
                        </w:r>
                        <w:r>
                          <w:rPr>
                            <w:rStyle w:val="SubtleReference"/>
                          </w:rPr>
                          <w:t>use case</w:t>
                        </w:r>
                        <w:r w:rsidRPr="00806890">
                          <w:rPr>
                            <w:rStyle w:val="SubtleReference"/>
                          </w:rPr>
                          <w:t xml:space="preserve"> of Nexly’s web-based </w:t>
                        </w:r>
                        <w:r>
                          <w:rPr>
                            <w:rStyle w:val="SubtleReference"/>
                          </w:rPr>
                          <w:t>rag</w:t>
                        </w:r>
                        <w:r w:rsidRPr="00806890">
                          <w:rPr>
                            <w:rStyle w:val="SubtleReference"/>
                          </w:rPr>
                          <w:t xml:space="preserve"> pipeline. It outlines the process from receiving a user query, passing it through an </w:t>
                        </w:r>
                        <w:r>
                          <w:rPr>
                            <w:rStyle w:val="SubtleReference"/>
                          </w:rPr>
                          <w:t>api</w:t>
                        </w:r>
                        <w:r w:rsidRPr="00806890">
                          <w:rPr>
                            <w:rStyle w:val="SubtleReference"/>
                          </w:rPr>
                          <w:t xml:space="preserve"> and validation layers, retrieving semantically ranked documents, performing confidence checks, and returning either a validated response or a user prompt for query refinement.</w:t>
                        </w:r>
                      </w:p>
                    </w:txbxContent>
                  </v:textbox>
                </v:shape>
                <v:shape id="Picture 7" o:spid="_x0000_s1066" type="#_x0000_t75" alt="A screenshot of a diagram&#10;&#10;AI-generated content may be incorrect." style="position:absolute;left:669;top:446;width:49809;height:251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">
                  <v:imagedata r:id="rId33" o:title="A screenshot of a diagram&#10;&#10;AI-generated content may be incorrect"/>
                </v:shape>
                <w10:wrap type="tight"/>
              </v:group>
            </w:pict>
          </mc:Fallback>
        </mc:AlternateContent>
      </w:r>
    </w:p>
    <w:p w14:paraId="6581776B" w14:textId="6F26758A" w:rsidR="00B165B2" w:rsidRDefault="00B165B2" w:rsidP="00227930"/>
    <w:p w14:paraId="5409035C" w14:textId="3BF22477" w:rsidR="00B165B2" w:rsidRDefault="00B165B2" w:rsidP="00227930"/>
    <w:p w14:paraId="4709D078" w14:textId="32F0B7A7" w:rsidR="00B165B2" w:rsidRDefault="00227930" w:rsidP="00227930">
      <w:r>
        <w:br/>
      </w:r>
    </w:p>
    <w:p w14:paraId="6CA899B3" w14:textId="106E3C08" w:rsidR="00227930" w:rsidRDefault="00227930" w:rsidP="00227930"/>
    <w:p w14:paraId="500F69CE" w14:textId="39C47A99" w:rsidR="00227930" w:rsidRDefault="00227930" w:rsidP="00227930"/>
    <w:p w14:paraId="0DDF8607" w14:textId="61B16216" w:rsidR="00227930" w:rsidRDefault="00227930" w:rsidP="00227930"/>
    <w:p w14:paraId="5EF1BC5D" w14:textId="36708625" w:rsidR="00227930" w:rsidRDefault="00227930" w:rsidP="00227930"/>
    <w:p w14:paraId="399E3B23" w14:textId="6B6030E0" w:rsidR="00227930" w:rsidRDefault="00227930" w:rsidP="00227930"/>
    <w:p w14:paraId="328EF597" w14:textId="633EBB66" w:rsidR="00227930" w:rsidRDefault="00227930" w:rsidP="00227930"/>
    <w:p w14:paraId="3FB9D634" w14:textId="5CA13EFD" w:rsidR="00227930" w:rsidRDefault="00227930" w:rsidP="00227930"/>
    <w:p w14:paraId="6785B600" w14:textId="2891761E" w:rsidR="00227930" w:rsidRDefault="00227930" w:rsidP="00227930"/>
    <w:p w14:paraId="24169A5C" w14:textId="6937D370" w:rsidR="00227930" w:rsidRDefault="00227930" w:rsidP="00227930"/>
    <w:p w14:paraId="51FCCD4E" w14:textId="66205018" w:rsidR="00227930" w:rsidRDefault="00227930" w:rsidP="00227930"/>
    <w:p w14:paraId="1052045D" w14:textId="053A2252" w:rsidR="00227930" w:rsidRDefault="00227930" w:rsidP="00227930"/>
    <w:p w14:paraId="427469D2" w14:textId="5BF3ABA5" w:rsidR="00227930" w:rsidRDefault="00227930" w:rsidP="00227930"/>
    <w:p w14:paraId="3E6122ED" w14:textId="645E955F" w:rsidR="00B165B2" w:rsidRDefault="00B165B2" w:rsidP="00227930"/>
    <w:p w14:paraId="397AF203" w14:textId="27563B71" w:rsidR="00B165B2" w:rsidRDefault="00B165B2" w:rsidP="00227930"/>
    <w:p w14:paraId="5D708F45" w14:textId="2FE40177" w:rsidR="00B165B2" w:rsidRDefault="00B165B2" w:rsidP="00227930"/>
    <w:p w14:paraId="0B7B8F49" w14:textId="765D276C" w:rsidR="00B165B2" w:rsidRDefault="00B165B2" w:rsidP="00227930"/>
    <w:p w14:paraId="6EBE4F45" w14:textId="15F3FFC8" w:rsidR="00D779A4" w:rsidRDefault="00D779A4" w:rsidP="00227930"/>
    <w:p w14:paraId="4CA85CEB" w14:textId="77777777" w:rsidR="00D779A4" w:rsidRDefault="00D779A4" w:rsidP="00227930"/>
    <w:p w14:paraId="7B8B06B0" w14:textId="1F8C97A8" w:rsidR="00723F6F" w:rsidRDefault="00723F6F" w:rsidP="00227930"/>
    <w:p w14:paraId="786E682A" w14:textId="03B9C179" w:rsidR="00C23633" w:rsidRDefault="00723F6F" w:rsidP="00A759EB">
      <w:pPr>
        <w:pStyle w:val="Heading2"/>
        <w:numPr>
          <w:ilvl w:val="0"/>
          <w:numId w:val="0"/>
        </w:numPr>
        <w:ind w:left="720" w:hanging="720"/>
      </w:pPr>
      <w:bookmarkStart w:id="39" w:name="_4.4.1_Embedding_Engine"/>
      <w:bookmarkEnd w:id="39"/>
      <w:r>
        <w:t>4.4.1</w:t>
      </w:r>
      <w:r w:rsidR="00C23633">
        <w:tab/>
      </w:r>
      <w:r w:rsidR="00C23633" w:rsidRPr="001E6A6A">
        <w:t>Embedding</w:t>
      </w:r>
      <w:r w:rsidR="00C23633">
        <w:t xml:space="preserve"> </w:t>
      </w:r>
      <w:r w:rsidR="00C23633" w:rsidRPr="001E6A6A">
        <w:t xml:space="preserve">Engine </w:t>
      </w:r>
      <w:r w:rsidR="00C23633">
        <w:t>S</w:t>
      </w:r>
      <w:r w:rsidR="00C23633" w:rsidRPr="001E6A6A">
        <w:t>tate Diagram</w:t>
      </w:r>
    </w:p>
    <w:p w14:paraId="2AE63C67" w14:textId="3CEBA110" w:rsidR="00B165B2" w:rsidRDefault="00B226AF" w:rsidP="00227930">
      <w:r>
        <w:rPr>
          <w:noProof/>
        </w:rPr>
        <mc:AlternateContent>
          <mc:Choice Requires="wpg">
            <w:drawing>
              <wp:anchor distT="0" distB="0" distL="114300" distR="114300" simplePos="0" relativeHeight="251697152" behindDoc="1" locked="0" layoutInCell="1" allowOverlap="1" wp14:anchorId="746101EC" wp14:editId="399059E8">
                <wp:simplePos x="0" y="0"/>
                <wp:positionH relativeFrom="column">
                  <wp:posOffset>76667</wp:posOffset>
                </wp:positionH>
                <wp:positionV relativeFrom="paragraph">
                  <wp:posOffset>102235</wp:posOffset>
                </wp:positionV>
                <wp:extent cx="5121910" cy="2537460"/>
                <wp:effectExtent l="0" t="0" r="8890" b="15240"/>
                <wp:wrapTight wrapText="bothSides">
                  <wp:wrapPolygon edited="0">
                    <wp:start x="0" y="0"/>
                    <wp:lineTo x="0" y="21622"/>
                    <wp:lineTo x="21584" y="21622"/>
                    <wp:lineTo x="21584" y="0"/>
                    <wp:lineTo x="0" y="0"/>
                  </wp:wrapPolygon>
                </wp:wrapTight>
                <wp:docPr id="1813491734" name="Group 29"/>
                <wp:cNvGraphicFramePr/>
                <a:graphic xmlns:a="http://schemas.openxmlformats.org/drawingml/2006/main">
                  <a:graphicData uri="http://schemas.microsoft.com/office/word/2010/wordprocessingGroup">
                    <wpg:wgp>
                      <wpg:cNvGrpSpPr/>
                      <wpg:grpSpPr>
                        <a:xfrm>
                          <a:off x="0" y="0"/>
                          <a:ext cx="5121910" cy="2537460"/>
                          <a:chOff x="0" y="0"/>
                          <a:chExt cx="5121910" cy="2537927"/>
                        </a:xfrm>
                      </wpg:grpSpPr>
                      <wpg:grpSp>
                        <wpg:cNvPr id="553419351" name="Group 28"/>
                        <wpg:cNvGrpSpPr/>
                        <wpg:grpSpPr>
                          <a:xfrm>
                            <a:off x="0" y="0"/>
                            <a:ext cx="5121910" cy="2537927"/>
                            <a:chOff x="0" y="1"/>
                            <a:chExt cx="5121910" cy="2538271"/>
                          </a:xfrm>
                        </wpg:grpSpPr>
                        <wps:wsp>
                          <wps:cNvPr id="332153733" name="Rectangle 25"/>
                          <wps:cNvSpPr/>
                          <wps:spPr>
                            <a:xfrm>
                              <a:off x="0" y="1"/>
                              <a:ext cx="5121910" cy="253827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18228776" name="Text Box 26"/>
                          <wps:cNvSpPr txBox="1"/>
                          <wps:spPr>
                            <a:xfrm>
                              <a:off x="66908" y="1821227"/>
                              <a:ext cx="4980940" cy="642390"/>
                            </a:xfrm>
                            <a:prstGeom prst="rect">
                              <a:avLst/>
                            </a:prstGeom>
                            <a:solidFill>
                              <a:schemeClr val="lt1"/>
                            </a:solidFill>
                            <a:ln w="6350">
                              <a:solidFill>
                                <a:prstClr val="black"/>
                              </a:solidFill>
                            </a:ln>
                          </wps:spPr>
                          <wps:txbx>
                            <w:txbxContent>
                              <w:p w14:paraId="0AA93314" w14:textId="3AE68AE2" w:rsidR="00861529" w:rsidRPr="00D44CB1" w:rsidRDefault="00861529" w:rsidP="00B84127">
                                <w:pPr>
                                  <w:jc w:val="center"/>
                                  <w:rPr>
                                    <w:rStyle w:val="SubtleReference"/>
                                  </w:rPr>
                                </w:pPr>
                                <w:r w:rsidRPr="00806890">
                                  <w:rPr>
                                    <w:rStyle w:val="SubtleReference"/>
                                  </w:rPr>
                                  <w:t xml:space="preserve">Figure </w:t>
                                </w:r>
                                <w:r>
                                  <w:rPr>
                                    <w:rStyle w:val="SubtleReference"/>
                                  </w:rPr>
                                  <w:t>4.4.1</w:t>
                                </w:r>
                                <w:r w:rsidRPr="00806890">
                                  <w:rPr>
                                    <w:rStyle w:val="SubtleReference"/>
                                  </w:rPr>
                                  <w:t xml:space="preserve">: </w:t>
                                </w:r>
                                <w:r w:rsidRPr="00B84127">
                                  <w:rPr>
                                    <w:rStyle w:val="SubtleReference"/>
                                  </w:rPr>
                                  <w:t>Embedding system flow from model loading to encoding and storing vectors, including device allocation and CSV export.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509652932" name="Picture 23" descr="A diagram of a device&#10;&#10;AI-generated content may be incorrect."/>
                          <pic:cNvPicPr>
                            <a:picLocks noChangeAspect="1"/>
                          </pic:cNvPicPr>
                        </pic:nvPicPr>
                        <pic:blipFill>
                          <a:blip r:embed="rId34" cstate="print">
                            <a:extLst>
                              <a:ext uri="{28A0092B-C50C-407E-A947-70E740481C1C}">
                                <a14:useLocalDpi xmlns:a14="http://schemas.microsoft.com/office/drawing/2010/main" val="0"/>
                              </a:ext>
                            </a:extLst>
                          </a:blip>
                          <a:stretch>
                            <a:fillRect/>
                          </a:stretch>
                        </pic:blipFill>
                        <pic:spPr>
                          <a:xfrm>
                            <a:off x="66908" y="59473"/>
                            <a:ext cx="4997450" cy="174688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746101EC" id="Group 29" o:spid="_x0000_s1067" style="position:absolute;margin-left:6.05pt;margin-top:8.05pt;width:403.3pt;height:199.8pt;z-index:-251619328;mso-width-relative:margin;mso-height-relative:margin" coordsize="51219,25379"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">
                <v:group id="_x0000_s1068" style="position:absolute;width:51219;height:25379" coordorigin="" coordsize="51219,25382"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">
                  <v:rect id="Rectangle 25" o:spid="_x0000_s1069" style="position:absolute;width:51219;height:2538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" filled="f" strokecolor="#09101d [484]" strokeweight="1pt"/>
                  <v:shape id="_x0000_s1070" type="#_x0000_t202" style="position:absolute;left:669;top:18212;width:49809;height:642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" fillcolor="white [3201]" strokeweight=".5pt">
                    <v:textbox>
                      <w:txbxContent>
                        <w:p w14:paraId="0AA93314" w14:textId="3AE68AE2" w:rsidR="00861529" w:rsidRPr="00D44CB1" w:rsidRDefault="00861529" w:rsidP="00B84127">
                          <w:pPr>
                            <w:jc w:val="center"/>
                            <w:rPr>
                              <w:rStyle w:val="SubtleReference"/>
                            </w:rPr>
                          </w:pPr>
                          <w:r w:rsidRPr="00806890">
                            <w:rPr>
                              <w:rStyle w:val="SubtleReference"/>
                            </w:rPr>
                            <w:t xml:space="preserve">Figure </w:t>
                          </w:r>
                          <w:r>
                            <w:rPr>
                              <w:rStyle w:val="SubtleReference"/>
                            </w:rPr>
                            <w:t>4.4.1</w:t>
                          </w:r>
                          <w:r w:rsidRPr="00806890">
                            <w:rPr>
                              <w:rStyle w:val="SubtleReference"/>
                            </w:rPr>
                            <w:t xml:space="preserve">: </w:t>
                          </w:r>
                          <w:r w:rsidRPr="00B84127">
                            <w:rPr>
                              <w:rStyle w:val="SubtleReference"/>
                            </w:rPr>
                            <w:t>Embedding system flow from model loading to encoding and storing vectors, including device allocation and CSV export.</w:t>
                          </w:r>
                        </w:p>
                      </w:txbxContent>
                    </v:textbox>
                  </v:shape>
                </v:group>
                <v:shape id="Picture 23" o:spid="_x0000_s1071" type="#_x0000_t75" alt="A diagram of a device&#10;&#10;AI-generated content may be incorrect." style="position:absolute;left:669;top:594;width:49974;height:1746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">
                  <v:imagedata r:id="rId35" o:title="A diagram of a device&#10;&#10;AI-generated content may be incorrect"/>
                </v:shape>
                <w10:wrap type="tight"/>
              </v:group>
            </w:pict>
          </mc:Fallback>
        </mc:AlternateContent>
      </w:r>
    </w:p>
    <w:p w14:paraId="13C2FC79" w14:textId="7D16AE0A" w:rsidR="00B165B2" w:rsidRDefault="00B165B2" w:rsidP="00227930"/>
    <w:p w14:paraId="040D1CC5" w14:textId="175CB835" w:rsidR="00B165B2" w:rsidRDefault="00B165B2" w:rsidP="00227930"/>
    <w:p w14:paraId="7C765850" w14:textId="696AAFEA" w:rsidR="00B165B2" w:rsidRDefault="00B165B2" w:rsidP="00227930"/>
    <w:p w14:paraId="6887E447" w14:textId="77777777" w:rsidR="00B165B2" w:rsidRDefault="00B165B2" w:rsidP="00227930"/>
    <w:p w14:paraId="0092F937" w14:textId="69E2D649" w:rsidR="00B165B2" w:rsidRDefault="00B165B2" w:rsidP="00227930"/>
    <w:p w14:paraId="58A4AD8D" w14:textId="2C81914D" w:rsidR="009B3DAA" w:rsidRPr="009B3DAA" w:rsidRDefault="009B3DAA" w:rsidP="009B3DAA"/>
    <w:p w14:paraId="41AE3B7C" w14:textId="295EABFB" w:rsidR="009B3DAA" w:rsidRPr="009B3DAA" w:rsidRDefault="009B3DAA" w:rsidP="009B3DAA"/>
    <w:p w14:paraId="5837DFE9" w14:textId="0FDBD9D7" w:rsidR="009B3DAA" w:rsidRPr="009B3DAA" w:rsidRDefault="009B3DAA" w:rsidP="009B3DAA"/>
    <w:p w14:paraId="7AB607D0" w14:textId="6BD1D0AE" w:rsidR="009B3DAA" w:rsidRPr="009B3DAA" w:rsidRDefault="009B3DAA" w:rsidP="009B3DAA"/>
    <w:p w14:paraId="7EBC82CA" w14:textId="12C88432" w:rsidR="009B3DAA" w:rsidRPr="009B3DAA" w:rsidRDefault="009B3DAA" w:rsidP="009B3DAA"/>
    <w:p w14:paraId="127FCA62" w14:textId="77777777" w:rsidR="009B3DAA" w:rsidRPr="009B3DAA" w:rsidRDefault="009B3DAA" w:rsidP="009B3DAA"/>
    <w:p w14:paraId="19408109" w14:textId="77777777" w:rsidR="009B3DAA" w:rsidRPr="009B3DAA" w:rsidRDefault="009B3DAA" w:rsidP="009B3DAA"/>
    <w:p w14:paraId="738BC657" w14:textId="2C73E49E" w:rsidR="00E66A9E" w:rsidRDefault="00E66A9E" w:rsidP="00E66A9E">
      <w:pPr>
        <w:spacing w:before="100" w:beforeAutospacing="1" w:after="100" w:afterAutospacing="1"/>
      </w:pPr>
    </w:p>
    <w:p w14:paraId="5AC76674" w14:textId="7201853A" w:rsidR="00D779A4" w:rsidRDefault="009B3DAA" w:rsidP="00D779A4">
      <w:pPr>
        <w:ind w:firstLine="720"/>
      </w:pPr>
      <w:r>
        <w:t>Th</w:t>
      </w:r>
      <w:r w:rsidR="00A25A36">
        <w:t xml:space="preserve">is </w:t>
      </w:r>
      <w:r>
        <w:t xml:space="preserve">diagram outlines the </w:t>
      </w:r>
      <w:r>
        <w:rPr>
          <w:rStyle w:val="Strong"/>
        </w:rPr>
        <w:t>embedding pipeline initialization process</w:t>
      </w:r>
      <w:r>
        <w:t>, starting</w:t>
      </w:r>
      <w:r w:rsidR="00372226">
        <w:tab/>
      </w:r>
      <w:r>
        <w:t xml:space="preserve"> with the model loading phase and progressing through memory management, resource allocation, and eventual encoding of text data into tensor format for embedding. The system dynamically offloads data to GPU, processes it in batches, and exports embeddings into a CSV for future similarity queries</w:t>
      </w:r>
    </w:p>
    <w:p w14:paraId="0B1D1938" w14:textId="77777777" w:rsidR="00D779A4" w:rsidRDefault="00D779A4" w:rsidP="00723F6F">
      <w:pPr>
        <w:ind w:firstLine="720"/>
      </w:pPr>
    </w:p>
    <w:p w14:paraId="3BA3DE84" w14:textId="42218591" w:rsidR="005E7039" w:rsidRDefault="00723F6F" w:rsidP="00A759EB">
      <w:pPr>
        <w:pStyle w:val="Heading2"/>
        <w:numPr>
          <w:ilvl w:val="0"/>
          <w:numId w:val="0"/>
        </w:numPr>
        <w:ind w:left="720" w:hanging="720"/>
      </w:pPr>
      <w:bookmarkStart w:id="40" w:name="_4.4.2_Data_Preprocessing"/>
      <w:bookmarkEnd w:id="40"/>
      <w:r>
        <w:lastRenderedPageBreak/>
        <w:t>4.4.2</w:t>
      </w:r>
      <w:r w:rsidR="00FA59F9">
        <w:tab/>
      </w:r>
      <w:r w:rsidR="000D4BA2">
        <w:t xml:space="preserve">Data Preprocessing </w:t>
      </w:r>
      <w:r w:rsidR="00F86082">
        <w:t>S</w:t>
      </w:r>
      <w:r w:rsidR="001E6A6A" w:rsidRPr="001E6A6A">
        <w:t>tate Diagram</w:t>
      </w:r>
    </w:p>
    <w:p w14:paraId="3CF41A02" w14:textId="01B0128A" w:rsidR="005E7039" w:rsidRDefault="00C23633" w:rsidP="00783D65">
      <w:pPr>
        <w:rPr>
          <w:b/>
          <w:bCs/>
        </w:rPr>
      </w:pPr>
      <w:r>
        <w:rPr>
          <w:b/>
          <w:bCs/>
          <w:noProof/>
        </w:rPr>
        <mc:AlternateContent>
          <mc:Choice Requires="wpg">
            <w:drawing>
              <wp:anchor distT="0" distB="0" distL="114300" distR="114300" simplePos="0" relativeHeight="251704320" behindDoc="1" locked="0" layoutInCell="1" allowOverlap="1" wp14:anchorId="40AA00A4" wp14:editId="71D5EA47">
                <wp:simplePos x="0" y="0"/>
                <wp:positionH relativeFrom="column">
                  <wp:posOffset>163551</wp:posOffset>
                </wp:positionH>
                <wp:positionV relativeFrom="paragraph">
                  <wp:posOffset>166711</wp:posOffset>
                </wp:positionV>
                <wp:extent cx="5121910" cy="2537460"/>
                <wp:effectExtent l="0" t="0" r="8890" b="15240"/>
                <wp:wrapTight wrapText="bothSides">
                  <wp:wrapPolygon edited="0">
                    <wp:start x="0" y="0"/>
                    <wp:lineTo x="0" y="21622"/>
                    <wp:lineTo x="21584" y="21622"/>
                    <wp:lineTo x="21584" y="0"/>
                    <wp:lineTo x="0" y="0"/>
                  </wp:wrapPolygon>
                </wp:wrapTight>
                <wp:docPr id="1407708958" name="Group 30"/>
                <wp:cNvGraphicFramePr/>
                <a:graphic xmlns:a="http://schemas.openxmlformats.org/drawingml/2006/main">
                  <a:graphicData uri="http://schemas.microsoft.com/office/word/2010/wordprocessingGroup">
                    <wpg:wgp>
                      <wpg:cNvGrpSpPr/>
                      <wpg:grpSpPr>
                        <a:xfrm>
                          <a:off x="0" y="0"/>
                          <a:ext cx="5121910" cy="2537460"/>
                          <a:chOff x="0" y="0"/>
                          <a:chExt cx="5121910" cy="2537460"/>
                        </a:xfrm>
                      </wpg:grpSpPr>
                      <wps:wsp>
                        <wps:cNvPr id="461875848" name="Rectangle 25"/>
                        <wps:cNvSpPr/>
                        <wps:spPr>
                          <a:xfrm>
                            <a:off x="0" y="0"/>
                            <a:ext cx="5121910" cy="2537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388794933" name="Text Box 26"/>
                        <wps:cNvSpPr txBox="1"/>
                        <wps:spPr>
                          <a:xfrm>
                            <a:off x="66908" y="1821366"/>
                            <a:ext cx="4980940" cy="642185"/>
                          </a:xfrm>
                          <a:prstGeom prst="rect">
                            <a:avLst/>
                          </a:prstGeom>
                          <a:solidFill>
                            <a:schemeClr val="lt1"/>
                          </a:solidFill>
                          <a:ln w="6350">
                            <a:solidFill>
                              <a:prstClr val="black"/>
                            </a:solidFill>
                          </a:ln>
                        </wps:spPr>
                        <wps:txbx>
                          <w:txbxContent>
                            <w:p w14:paraId="04046F4B" w14:textId="28CA4B87" w:rsidR="00861529" w:rsidRPr="004D3F7F" w:rsidRDefault="00861529" w:rsidP="004D3F7F">
                              <w:pPr>
                                <w:jc w:val="center"/>
                                <w:rPr>
                                  <w:rStyle w:val="SubtleReference"/>
                                </w:rPr>
                              </w:pPr>
                              <w:r w:rsidRPr="004D3F7F">
                                <w:rPr>
                                  <w:rStyle w:val="SubtleReference"/>
                                </w:rPr>
                                <w:t>Figure</w:t>
                              </w:r>
                              <w:r>
                                <w:rPr>
                                  <w:rStyle w:val="SubtleReference"/>
                                </w:rPr>
                                <w:t xml:space="preserve"> 4.4.2</w:t>
                              </w:r>
                              <w:r w:rsidRPr="004D3F7F">
                                <w:rPr>
                                  <w:rStyle w:val="SubtleReference"/>
                                </w:rPr>
                                <w:t>: Data ingestion flowchart showing separate processing tracks for web and PDF content, including semantic splitting, formatting, and structure creation prior to embedding.</w:t>
                              </w:r>
                            </w:p>
                            <w:p w14:paraId="392E37E2" w14:textId="77777777" w:rsidR="00861529" w:rsidRPr="004D3F7F" w:rsidRDefault="00861529" w:rsidP="004D3F7F">
                              <w:pPr>
                                <w:jc w:val="center"/>
                                <w:rPr>
                                  <w:rStyle w:val="SubtleReference"/>
                                </w:rPr>
                              </w:pPr>
                            </w:p>
                            <w:p w14:paraId="3D22B650" w14:textId="77777777" w:rsidR="00861529" w:rsidRPr="004D3F7F" w:rsidRDefault="00861529" w:rsidP="004D3F7F">
                              <w:pPr>
                                <w:jc w:val="center"/>
                                <w:rPr>
                                  <w:rStyle w:val="SubtleReference"/>
                                </w:rPr>
                              </w:pPr>
                            </w:p>
                            <w:p w14:paraId="77B8F366" w14:textId="77777777" w:rsidR="00861529" w:rsidRPr="004D3F7F" w:rsidRDefault="00861529" w:rsidP="004D3F7F">
                              <w:pPr>
                                <w:jc w:val="center"/>
                                <w:rPr>
                                  <w:rStyle w:val="SubtleReference"/>
                                </w:rPr>
                              </w:pPr>
                            </w:p>
                            <w:p w14:paraId="0D5E962E" w14:textId="77777777" w:rsidR="00861529" w:rsidRPr="004D3F7F" w:rsidRDefault="00861529" w:rsidP="004D3F7F">
                              <w:pPr>
                                <w:jc w:val="center"/>
                                <w:rPr>
                                  <w:rStyle w:val="SubtleReference"/>
                                </w:rPr>
                              </w:pPr>
                            </w:p>
                            <w:p w14:paraId="00B41B70" w14:textId="77777777" w:rsidR="00861529" w:rsidRPr="004D3F7F" w:rsidRDefault="00861529" w:rsidP="004D3F7F">
                              <w:pPr>
                                <w:jc w:val="center"/>
                                <w:rPr>
                                  <w:rStyle w:val="SubtleReference"/>
                                </w:rPr>
                              </w:pPr>
                            </w:p>
                            <w:p w14:paraId="188D380F" w14:textId="77777777" w:rsidR="00861529" w:rsidRPr="004D3F7F" w:rsidRDefault="00861529" w:rsidP="004D3F7F">
                              <w:pPr>
                                <w:jc w:val="center"/>
                                <w:rPr>
                                  <w:rStyle w:val="SubtleReference"/>
                                </w:rPr>
                              </w:pPr>
                            </w:p>
                            <w:p w14:paraId="7CAC5CE8" w14:textId="77777777" w:rsidR="00861529" w:rsidRPr="004D3F7F" w:rsidRDefault="00861529" w:rsidP="004D3F7F">
                              <w:pPr>
                                <w:jc w:val="center"/>
                                <w:rPr>
                                  <w:rStyle w:val="SubtleReference"/>
                                </w:rPr>
                              </w:pPr>
                            </w:p>
                            <w:p w14:paraId="4F2234B2" w14:textId="19023052" w:rsidR="00861529" w:rsidRPr="00D44CB1" w:rsidRDefault="00861529" w:rsidP="004D3F7F">
                              <w:pPr>
                                <w:jc w:val="center"/>
                                <w:rPr>
                                  <w:rStyle w:val="SubtleReferenc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684778424" name="Picture 22"/>
                          <pic:cNvPicPr>
                            <a:picLocks noChangeAspect="1"/>
                          </pic:cNvPicPr>
                        </pic:nvPicPr>
                        <pic:blipFill>
                          <a:blip r:embed="rId36" cstate="print">
                            <a:extLst>
                              <a:ext uri="{28A0092B-C50C-407E-A947-70E740481C1C}">
                                <a14:useLocalDpi xmlns:a14="http://schemas.microsoft.com/office/drawing/2010/main" val="0"/>
                              </a:ext>
                            </a:extLst>
                          </a:blip>
                          <a:stretch>
                            <a:fillRect/>
                          </a:stretch>
                        </pic:blipFill>
                        <pic:spPr>
                          <a:xfrm>
                            <a:off x="230459" y="59473"/>
                            <a:ext cx="4705350" cy="1725930"/>
                          </a:xfrm>
                          <a:prstGeom prst="rect">
                            <a:avLst/>
                          </a:prstGeom>
                        </pic:spPr>
                      </pic:pic>
                    </wpg:wgp>
                  </a:graphicData>
                </a:graphic>
              </wp:anchor>
            </w:drawing>
          </mc:Choice>
          <mc:Fallback>
            <w:pict>
              <v:group w14:anchorId="40AA00A4" id="Group 30" o:spid="_x0000_s1072" style="position:absolute;margin-left:12.9pt;margin-top:13.15pt;width:403.3pt;height:199.8pt;z-index:-251612160" coordsize="51219,2537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">
                <v:rect id="Rectangle 25" o:spid="_x0000_s1073" style="position:absolute;width:51219;height:25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" filled="f" strokecolor="#09101d [484]" strokeweight="1pt"/>
                <v:shape id="_x0000_s1074" type="#_x0000_t202" style="position:absolute;left:669;top:18213;width:49809;height:6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" fillcolor="white [3201]" strokeweight=".5pt">
                  <v:textbox>
                    <w:txbxContent>
                      <w:p w14:paraId="04046F4B" w14:textId="28CA4B87" w:rsidR="00861529" w:rsidRPr="004D3F7F" w:rsidRDefault="00861529" w:rsidP="004D3F7F">
                        <w:pPr>
                          <w:jc w:val="center"/>
                          <w:rPr>
                            <w:rStyle w:val="SubtleReference"/>
                          </w:rPr>
                        </w:pPr>
                        <w:r w:rsidRPr="004D3F7F">
                          <w:rPr>
                            <w:rStyle w:val="SubtleReference"/>
                          </w:rPr>
                          <w:t>Figure</w:t>
                        </w:r>
                        <w:r>
                          <w:rPr>
                            <w:rStyle w:val="SubtleReference"/>
                          </w:rPr>
                          <w:t xml:space="preserve"> 4.4.2</w:t>
                        </w:r>
                        <w:r w:rsidRPr="004D3F7F">
                          <w:rPr>
                            <w:rStyle w:val="SubtleReference"/>
                          </w:rPr>
                          <w:t>: Data ingestion flowchart showing separate processing tracks for web and PDF content, including semantic splitting, formatting, and structure creation prior to embedding.</w:t>
                        </w:r>
                      </w:p>
                      <w:p w14:paraId="392E37E2" w14:textId="77777777" w:rsidR="00861529" w:rsidRPr="004D3F7F" w:rsidRDefault="00861529" w:rsidP="004D3F7F">
                        <w:pPr>
                          <w:jc w:val="center"/>
                          <w:rPr>
                            <w:rStyle w:val="SubtleReference"/>
                          </w:rPr>
                        </w:pPr>
                      </w:p>
                      <w:p w14:paraId="3D22B650" w14:textId="77777777" w:rsidR="00861529" w:rsidRPr="004D3F7F" w:rsidRDefault="00861529" w:rsidP="004D3F7F">
                        <w:pPr>
                          <w:jc w:val="center"/>
                          <w:rPr>
                            <w:rStyle w:val="SubtleReference"/>
                          </w:rPr>
                        </w:pPr>
                      </w:p>
                      <w:p w14:paraId="77B8F366" w14:textId="77777777" w:rsidR="00861529" w:rsidRPr="004D3F7F" w:rsidRDefault="00861529" w:rsidP="004D3F7F">
                        <w:pPr>
                          <w:jc w:val="center"/>
                          <w:rPr>
                            <w:rStyle w:val="SubtleReference"/>
                          </w:rPr>
                        </w:pPr>
                      </w:p>
                      <w:p w14:paraId="0D5E962E" w14:textId="77777777" w:rsidR="00861529" w:rsidRPr="004D3F7F" w:rsidRDefault="00861529" w:rsidP="004D3F7F">
                        <w:pPr>
                          <w:jc w:val="center"/>
                          <w:rPr>
                            <w:rStyle w:val="SubtleReference"/>
                          </w:rPr>
                        </w:pPr>
                      </w:p>
                      <w:p w14:paraId="00B41B70" w14:textId="77777777" w:rsidR="00861529" w:rsidRPr="004D3F7F" w:rsidRDefault="00861529" w:rsidP="004D3F7F">
                        <w:pPr>
                          <w:jc w:val="center"/>
                          <w:rPr>
                            <w:rStyle w:val="SubtleReference"/>
                          </w:rPr>
                        </w:pPr>
                      </w:p>
                      <w:p w14:paraId="188D380F" w14:textId="77777777" w:rsidR="00861529" w:rsidRPr="004D3F7F" w:rsidRDefault="00861529" w:rsidP="004D3F7F">
                        <w:pPr>
                          <w:jc w:val="center"/>
                          <w:rPr>
                            <w:rStyle w:val="SubtleReference"/>
                          </w:rPr>
                        </w:pPr>
                      </w:p>
                      <w:p w14:paraId="7CAC5CE8" w14:textId="77777777" w:rsidR="00861529" w:rsidRPr="004D3F7F" w:rsidRDefault="00861529" w:rsidP="004D3F7F">
                        <w:pPr>
                          <w:jc w:val="center"/>
                          <w:rPr>
                            <w:rStyle w:val="SubtleReference"/>
                          </w:rPr>
                        </w:pPr>
                      </w:p>
                      <w:p w14:paraId="4F2234B2" w14:textId="19023052" w:rsidR="00861529" w:rsidRPr="00D44CB1" w:rsidRDefault="00861529" w:rsidP="004D3F7F">
                        <w:pPr>
                          <w:jc w:val="center"/>
                          <w:rPr>
                            <w:rStyle w:val="SubtleReference"/>
                          </w:rPr>
                        </w:pPr>
                      </w:p>
                    </w:txbxContent>
                  </v:textbox>
                </v:shape>
                <v:shape id="Picture 22" o:spid="_x0000_s1075" type="#_x0000_t75" style="position:absolute;left:2304;top:594;width:47054;height:1726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">
                  <v:imagedata r:id="rId37" o:title=""/>
                </v:shape>
                <w10:wrap type="tight"/>
              </v:group>
            </w:pict>
          </mc:Fallback>
        </mc:AlternateContent>
      </w:r>
    </w:p>
    <w:p w14:paraId="1008F019" w14:textId="77777777" w:rsidR="00EA10BE" w:rsidRDefault="00EA10BE" w:rsidP="0019176D">
      <w:pPr>
        <w:spacing w:before="100" w:beforeAutospacing="1" w:after="100" w:afterAutospacing="1"/>
      </w:pPr>
    </w:p>
    <w:p w14:paraId="22B1C8D0" w14:textId="77777777" w:rsidR="00EA10BE" w:rsidRDefault="00EA10BE" w:rsidP="0019176D">
      <w:pPr>
        <w:spacing w:before="100" w:beforeAutospacing="1" w:after="100" w:afterAutospacing="1"/>
      </w:pPr>
    </w:p>
    <w:p w14:paraId="3378DAC1" w14:textId="77777777" w:rsidR="00EA10BE" w:rsidRDefault="00EA10BE" w:rsidP="0019176D">
      <w:pPr>
        <w:spacing w:before="100" w:beforeAutospacing="1" w:after="100" w:afterAutospacing="1"/>
      </w:pPr>
    </w:p>
    <w:p w14:paraId="73B6713A" w14:textId="77777777" w:rsidR="00EA10BE" w:rsidRDefault="00EA10BE" w:rsidP="0019176D">
      <w:pPr>
        <w:spacing w:before="100" w:beforeAutospacing="1" w:after="100" w:afterAutospacing="1"/>
      </w:pPr>
    </w:p>
    <w:p w14:paraId="02387438" w14:textId="77777777" w:rsidR="00EA10BE" w:rsidRDefault="00EA10BE" w:rsidP="0019176D">
      <w:pPr>
        <w:spacing w:before="100" w:beforeAutospacing="1" w:after="100" w:afterAutospacing="1"/>
      </w:pPr>
    </w:p>
    <w:p w14:paraId="0AEEDC33" w14:textId="77777777" w:rsidR="00EA10BE" w:rsidRDefault="00EA10BE" w:rsidP="0019176D">
      <w:pPr>
        <w:spacing w:before="100" w:beforeAutospacing="1" w:after="100" w:afterAutospacing="1"/>
      </w:pPr>
    </w:p>
    <w:p w14:paraId="5F177CF8" w14:textId="6C401BB4" w:rsidR="00723F6F" w:rsidRDefault="00723F6F" w:rsidP="0019176D">
      <w:pPr>
        <w:spacing w:before="100" w:beforeAutospacing="1" w:after="100" w:afterAutospacing="1"/>
      </w:pPr>
    </w:p>
    <w:p w14:paraId="66EAFA42" w14:textId="3F60E474" w:rsidR="003867FD" w:rsidRDefault="0019176D" w:rsidP="003867FD">
      <w:pPr>
        <w:spacing w:before="100" w:beforeAutospacing="1" w:after="100" w:afterAutospacing="1"/>
        <w:ind w:firstLine="720"/>
      </w:pPr>
      <w:r>
        <w:t xml:space="preserve">This state diagram outlines Nexly's </w:t>
      </w:r>
      <w:r>
        <w:rPr>
          <w:rStyle w:val="Strong"/>
        </w:rPr>
        <w:t>data preprocessing engine</w:t>
      </w:r>
      <w:r>
        <w:t xml:space="preserve">, which starts in an </w:t>
      </w:r>
      <w:r>
        <w:rPr>
          <w:rStyle w:val="Emphasis"/>
        </w:rPr>
        <w:t>Idle</w:t>
      </w:r>
      <w:r>
        <w:t xml:space="preserve"> state and can dynamically handle both </w:t>
      </w:r>
      <w:r>
        <w:rPr>
          <w:rStyle w:val="Strong"/>
        </w:rPr>
        <w:t>web data</w:t>
      </w:r>
      <w:r>
        <w:t xml:space="preserve"> and </w:t>
      </w:r>
      <w:r>
        <w:rPr>
          <w:rStyle w:val="Strong"/>
        </w:rPr>
        <w:t>PDF documents</w:t>
      </w:r>
      <w:r>
        <w:t xml:space="preserve"> through two parallel pipelines. For web data, the system parses HTML content, applies </w:t>
      </w:r>
      <w:r>
        <w:rPr>
          <w:rStyle w:val="Strong"/>
        </w:rPr>
        <w:t>semantic splitters</w:t>
      </w:r>
      <w:r>
        <w:t xml:space="preserve">, and converts the processed input into structured web-friendly formats. In the case of PDFs, the engine formats text, applies </w:t>
      </w:r>
      <w:r>
        <w:rPr>
          <w:rStyle w:val="Strong"/>
        </w:rPr>
        <w:t>recursive character-based splitting</w:t>
      </w:r>
      <w:r>
        <w:t>, and builds structured representations suitable for embedding. Each path includes stages for content cleaning, formatting, and labeling—ensuring uniformity across diverse data sources before vectorization.</w:t>
      </w:r>
    </w:p>
    <w:p w14:paraId="0328FCA7" w14:textId="77777777" w:rsidR="00D779A4" w:rsidRDefault="00D779A4" w:rsidP="003867FD">
      <w:pPr>
        <w:spacing w:before="100" w:beforeAutospacing="1" w:after="100" w:afterAutospacing="1"/>
        <w:ind w:firstLine="720"/>
      </w:pPr>
    </w:p>
    <w:p w14:paraId="21D28FCE" w14:textId="04B87A10" w:rsidR="003867FD" w:rsidRDefault="00723F6F" w:rsidP="00A759EB">
      <w:pPr>
        <w:pStyle w:val="Heading2"/>
        <w:numPr>
          <w:ilvl w:val="0"/>
          <w:numId w:val="0"/>
        </w:numPr>
        <w:ind w:left="720" w:hanging="720"/>
      </w:pPr>
      <w:bookmarkStart w:id="41" w:name="_4.4.3_Document_Storing"/>
      <w:bookmarkEnd w:id="41"/>
      <w:r>
        <w:t>4.4.3</w:t>
      </w:r>
      <w:r w:rsidR="00F3126B">
        <w:tab/>
      </w:r>
      <w:r w:rsidR="00C5786D">
        <w:t>Document Stor</w:t>
      </w:r>
      <w:r w:rsidR="00F3126B">
        <w:t>ing S</w:t>
      </w:r>
      <w:r w:rsidR="00F3126B" w:rsidRPr="001E6A6A">
        <w:t>tate Diagram</w:t>
      </w:r>
    </w:p>
    <w:p w14:paraId="71EFB76B" w14:textId="7946E1B9" w:rsidR="003C4FA1" w:rsidRDefault="003C4FA1" w:rsidP="00A130A5">
      <w:pPr>
        <w:ind w:left="720" w:hanging="720"/>
      </w:pPr>
      <w:r>
        <w:rPr>
          <w:b/>
          <w:bCs/>
          <w:noProof/>
        </w:rPr>
        <mc:AlternateContent>
          <mc:Choice Requires="wpg">
            <w:drawing>
              <wp:anchor distT="0" distB="0" distL="114300" distR="114300" simplePos="0" relativeHeight="251710464" behindDoc="1" locked="0" layoutInCell="1" allowOverlap="1" wp14:anchorId="09487B62" wp14:editId="36898D32">
                <wp:simplePos x="0" y="0"/>
                <wp:positionH relativeFrom="column">
                  <wp:posOffset>450215</wp:posOffset>
                </wp:positionH>
                <wp:positionV relativeFrom="paragraph">
                  <wp:posOffset>89535</wp:posOffset>
                </wp:positionV>
                <wp:extent cx="4909820" cy="2159635"/>
                <wp:effectExtent l="0" t="0" r="17780" b="12065"/>
                <wp:wrapTight wrapText="bothSides">
                  <wp:wrapPolygon edited="0">
                    <wp:start x="0" y="0"/>
                    <wp:lineTo x="0" y="21594"/>
                    <wp:lineTo x="21622" y="21594"/>
                    <wp:lineTo x="21622" y="0"/>
                    <wp:lineTo x="0" y="0"/>
                  </wp:wrapPolygon>
                </wp:wrapTight>
                <wp:docPr id="425395559" name="Group 31"/>
                <wp:cNvGraphicFramePr/>
                <a:graphic xmlns:a="http://schemas.openxmlformats.org/drawingml/2006/main">
                  <a:graphicData uri="http://schemas.microsoft.com/office/word/2010/wordprocessingGroup">
                    <wpg:wgp>
                      <wpg:cNvGrpSpPr/>
                      <wpg:grpSpPr>
                        <a:xfrm>
                          <a:off x="0" y="0"/>
                          <a:ext cx="4909820" cy="2159635"/>
                          <a:chOff x="0" y="0"/>
                          <a:chExt cx="5121910" cy="2008505"/>
                        </a:xfrm>
                      </wpg:grpSpPr>
                      <wps:wsp>
                        <wps:cNvPr id="1115735495" name="Rectangle 25"/>
                        <wps:cNvSpPr/>
                        <wps:spPr>
                          <a:xfrm>
                            <a:off x="0" y="0"/>
                            <a:ext cx="5121910" cy="200850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40457332" name="Text Box 26"/>
                        <wps:cNvSpPr txBox="1"/>
                        <wps:spPr>
                          <a:xfrm>
                            <a:off x="61645" y="1469204"/>
                            <a:ext cx="4980940" cy="464185"/>
                          </a:xfrm>
                          <a:prstGeom prst="rect">
                            <a:avLst/>
                          </a:prstGeom>
                          <a:solidFill>
                            <a:schemeClr val="lt1"/>
                          </a:solidFill>
                          <a:ln w="6350">
                            <a:solidFill>
                              <a:prstClr val="black"/>
                            </a:solidFill>
                          </a:ln>
                        </wps:spPr>
                        <wps:txbx>
                          <w:txbxContent>
                            <w:p w14:paraId="3EB6AA6A" w14:textId="3B879A2E" w:rsidR="00861529" w:rsidRPr="00D44CB1" w:rsidRDefault="00861529" w:rsidP="00F71577">
                              <w:pPr>
                                <w:jc w:val="center"/>
                                <w:rPr>
                                  <w:rStyle w:val="SubtleReference"/>
                                </w:rPr>
                              </w:pPr>
                              <w:r w:rsidRPr="00F71577">
                                <w:rPr>
                                  <w:rStyle w:val="SubtleReference"/>
                                </w:rPr>
                                <w:t xml:space="preserve">Figure </w:t>
                              </w:r>
                              <w:r>
                                <w:rPr>
                                  <w:rStyle w:val="SubtleReference"/>
                                </w:rPr>
                                <w:t>4.4.3</w:t>
                              </w:r>
                              <w:r w:rsidRPr="00F71577">
                                <w:rPr>
                                  <w:rStyle w:val="SubtleReference"/>
                                </w:rPr>
                                <w:t>: Embedding store state flow for loading, searching, ranking, and managing document vectors within Nexly's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785305520" name="Picture 25" descr="A diagram of a process&#10;&#10;AI-generated content may be incorrect."/>
                          <pic:cNvPicPr>
                            <a:picLocks noChangeAspect="1"/>
                          </pic:cNvPicPr>
                        </pic:nvPicPr>
                        <pic:blipFill>
                          <a:blip r:embed="rId38" cstate="print">
                            <a:extLst>
                              <a:ext uri="{28A0092B-C50C-407E-A947-70E740481C1C}">
                                <a14:useLocalDpi xmlns:a14="http://schemas.microsoft.com/office/drawing/2010/main" val="0"/>
                              </a:ext>
                            </a:extLst>
                          </a:blip>
                          <a:stretch>
                            <a:fillRect/>
                          </a:stretch>
                        </pic:blipFill>
                        <pic:spPr>
                          <a:xfrm>
                            <a:off x="61645" y="51371"/>
                            <a:ext cx="4984750" cy="1416050"/>
                          </a:xfrm>
                          <a:prstGeom prst="rect">
                            <a:avLst/>
                          </a:prstGeom>
                          <a:ln>
                            <a:noFill/>
                          </a:ln>
                        </pic:spPr>
                      </pic:pic>
                    </wpg:wgp>
                  </a:graphicData>
                </a:graphic>
                <wp14:sizeRelH relativeFrom="margin">
                  <wp14:pctWidth>0</wp14:pctWidth>
                </wp14:sizeRelH>
                <wp14:sizeRelV relativeFrom="margin">
                  <wp14:pctHeight>0</wp14:pctHeight>
                </wp14:sizeRelV>
              </wp:anchor>
            </w:drawing>
          </mc:Choice>
          <mc:Fallback>
            <w:pict>
              <v:group w14:anchorId="09487B62" id="Group 31" o:spid="_x0000_s1076" style="position:absolute;left:0;text-align:left;margin-left:35.45pt;margin-top:7.05pt;width:386.6pt;height:170.05pt;z-index:-251606016;mso-width-relative:margin;mso-height-relative:margin" coordsize="51219,2008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">
                <v:rect id="Rectangle 25" o:spid="_x0000_s1077" style="position:absolute;width:51219;height:2008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" filled="f" strokecolor="#09101d [484]" strokeweight="1pt"/>
                <v:shape id="_x0000_s1078" type="#_x0000_t202" style="position:absolute;left:616;top:14692;width:49809;height:464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" fillcolor="white [3201]" strokeweight=".5pt">
                  <v:textbox>
                    <w:txbxContent>
                      <w:p w14:paraId="3EB6AA6A" w14:textId="3B879A2E" w:rsidR="00861529" w:rsidRPr="00D44CB1" w:rsidRDefault="00861529" w:rsidP="00F71577">
                        <w:pPr>
                          <w:jc w:val="center"/>
                          <w:rPr>
                            <w:rStyle w:val="SubtleReference"/>
                          </w:rPr>
                        </w:pPr>
                        <w:r w:rsidRPr="00F71577">
                          <w:rPr>
                            <w:rStyle w:val="SubtleReference"/>
                          </w:rPr>
                          <w:t xml:space="preserve">Figure </w:t>
                        </w:r>
                        <w:r>
                          <w:rPr>
                            <w:rStyle w:val="SubtleReference"/>
                          </w:rPr>
                          <w:t>4.4.3</w:t>
                        </w:r>
                        <w:r w:rsidRPr="00F71577">
                          <w:rPr>
                            <w:rStyle w:val="SubtleReference"/>
                          </w:rPr>
                          <w:t>: Embedding store state flow for loading, searching, ranking, and managing document vectors within Nexly's system.</w:t>
                        </w:r>
                      </w:p>
                    </w:txbxContent>
                  </v:textbox>
                </v:shape>
                <v:shape id="Picture 25" o:spid="_x0000_s1079" type="#_x0000_t75" alt="A diagram of a process&#10;&#10;AI-generated content may be incorrect." style="position:absolute;left:616;top:513;width:49847;height:1416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">
                  <v:imagedata r:id="rId39" o:title="A diagram of a process&#10;&#10;AI-generated content may be incorrect"/>
                </v:shape>
                <w10:wrap type="tight"/>
              </v:group>
            </w:pict>
          </mc:Fallback>
        </mc:AlternateContent>
      </w:r>
    </w:p>
    <w:p w14:paraId="3ACDEF76" w14:textId="1680493E" w:rsidR="003C4FA1" w:rsidRDefault="003C4FA1" w:rsidP="00A130A5">
      <w:pPr>
        <w:ind w:left="720" w:hanging="720"/>
      </w:pPr>
    </w:p>
    <w:p w14:paraId="6C7B35D8" w14:textId="77777777" w:rsidR="003C4FA1" w:rsidRDefault="003C4FA1" w:rsidP="00A130A5">
      <w:pPr>
        <w:ind w:left="720" w:hanging="720"/>
      </w:pPr>
    </w:p>
    <w:p w14:paraId="63E0C1C0" w14:textId="77777777" w:rsidR="003C4FA1" w:rsidRDefault="003C4FA1" w:rsidP="00A130A5">
      <w:pPr>
        <w:ind w:left="720" w:hanging="720"/>
      </w:pPr>
    </w:p>
    <w:p w14:paraId="027FBF9F" w14:textId="77777777" w:rsidR="003C4FA1" w:rsidRDefault="003C4FA1" w:rsidP="00A130A5">
      <w:pPr>
        <w:ind w:left="720" w:hanging="720"/>
      </w:pPr>
    </w:p>
    <w:p w14:paraId="2C83C304" w14:textId="77777777" w:rsidR="003C4FA1" w:rsidRDefault="003C4FA1" w:rsidP="00A130A5">
      <w:pPr>
        <w:ind w:left="720" w:hanging="720"/>
      </w:pPr>
    </w:p>
    <w:p w14:paraId="21675FBC" w14:textId="77777777" w:rsidR="003C4FA1" w:rsidRDefault="003C4FA1" w:rsidP="00A130A5">
      <w:pPr>
        <w:ind w:left="720" w:hanging="720"/>
      </w:pPr>
    </w:p>
    <w:p w14:paraId="7B71DDA9" w14:textId="77777777" w:rsidR="003C4FA1" w:rsidRDefault="003C4FA1" w:rsidP="00A130A5">
      <w:pPr>
        <w:ind w:left="720" w:hanging="720"/>
      </w:pPr>
    </w:p>
    <w:p w14:paraId="07283463" w14:textId="77777777" w:rsidR="003C4FA1" w:rsidRDefault="003C4FA1" w:rsidP="00A130A5">
      <w:pPr>
        <w:ind w:left="720" w:hanging="720"/>
      </w:pPr>
    </w:p>
    <w:p w14:paraId="21A04E4A" w14:textId="77777777" w:rsidR="003C4FA1" w:rsidRDefault="003C4FA1" w:rsidP="00A130A5">
      <w:pPr>
        <w:ind w:left="720" w:hanging="720"/>
      </w:pPr>
    </w:p>
    <w:p w14:paraId="6D92D691" w14:textId="77777777" w:rsidR="003C4FA1" w:rsidRDefault="003C4FA1" w:rsidP="00A130A5">
      <w:pPr>
        <w:ind w:left="720" w:hanging="720"/>
      </w:pPr>
    </w:p>
    <w:p w14:paraId="3440B47F" w14:textId="77777777" w:rsidR="003C4FA1" w:rsidRDefault="003C4FA1" w:rsidP="00A130A5">
      <w:pPr>
        <w:ind w:left="720" w:hanging="720"/>
      </w:pPr>
    </w:p>
    <w:p w14:paraId="45889FE7" w14:textId="77777777" w:rsidR="003C4FA1" w:rsidRDefault="003C4FA1" w:rsidP="00A130A5">
      <w:pPr>
        <w:ind w:left="720" w:hanging="720"/>
      </w:pPr>
    </w:p>
    <w:p w14:paraId="700B43DF" w14:textId="6617E755" w:rsidR="00CA5A14" w:rsidRDefault="00A130A5" w:rsidP="00C51FE2">
      <w:pPr>
        <w:spacing w:before="100" w:beforeAutospacing="1" w:after="100" w:afterAutospacing="1"/>
        <w:ind w:firstLine="720"/>
      </w:pPr>
      <w:r>
        <w:t xml:space="preserve">This state diagram illustrates the </w:t>
      </w:r>
      <w:r w:rsidRPr="003C4FA1">
        <w:rPr>
          <w:b/>
          <w:bCs/>
        </w:rPr>
        <w:t>document embedding store logic</w:t>
      </w:r>
      <w:r>
        <w:t xml:space="preserve"> in Nexly’s backend. The system starts in an </w:t>
      </w:r>
      <w:r w:rsidRPr="003C4FA1">
        <w:rPr>
          <w:b/>
          <w:bCs/>
        </w:rPr>
        <w:t>Empty</w:t>
      </w:r>
      <w:r>
        <w:t xml:space="preserve"> state and transitions to </w:t>
      </w:r>
      <w:r w:rsidRPr="003C4FA1">
        <w:rPr>
          <w:b/>
          <w:bCs/>
        </w:rPr>
        <w:t>Populated</w:t>
      </w:r>
      <w:r>
        <w:t xml:space="preserve"> after loading embeddings from CSV files. In this central state, several key operations become available, including </w:t>
      </w:r>
      <w:r w:rsidRPr="003C4FA1">
        <w:rPr>
          <w:b/>
          <w:bCs/>
        </w:rPr>
        <w:t>similarity-based searching</w:t>
      </w:r>
      <w:r>
        <w:t xml:space="preserve">, </w:t>
      </w:r>
      <w:r w:rsidRPr="003C4FA1">
        <w:rPr>
          <w:b/>
          <w:bCs/>
        </w:rPr>
        <w:t>CSV export</w:t>
      </w:r>
      <w:r>
        <w:t xml:space="preserve">, and </w:t>
      </w:r>
      <w:r w:rsidRPr="003C4FA1">
        <w:rPr>
          <w:b/>
          <w:bCs/>
        </w:rPr>
        <w:t>database reset</w:t>
      </w:r>
      <w:r>
        <w:t>. When a query is received, the system computes similarity scores between the query and stored embeddings, ranking the results by relevance before returning them. The design also includes reset and shutdown paths, ensuring robust management of the in-memory embedding store.</w:t>
      </w:r>
    </w:p>
    <w:p w14:paraId="59D5CAD6" w14:textId="2CC50CE5" w:rsidR="00B53417" w:rsidRPr="002D7B77" w:rsidRDefault="00723F6F" w:rsidP="00A759EB">
      <w:pPr>
        <w:pStyle w:val="Heading2"/>
        <w:numPr>
          <w:ilvl w:val="0"/>
          <w:numId w:val="0"/>
        </w:numPr>
        <w:ind w:left="720" w:hanging="720"/>
      </w:pPr>
      <w:bookmarkStart w:id="42" w:name="_4.5_Class_Diagram"/>
      <w:bookmarkEnd w:id="42"/>
      <w:r>
        <w:lastRenderedPageBreak/>
        <w:t>4.5</w:t>
      </w:r>
      <w:r w:rsidR="00CA6D22">
        <w:tab/>
      </w:r>
      <w:r w:rsidR="00640391">
        <w:t>Class Diagram</w:t>
      </w:r>
    </w:p>
    <w:p w14:paraId="3C70867D" w14:textId="7543CE79" w:rsidR="00B53417" w:rsidRDefault="00CA6D22" w:rsidP="00F64F9A">
      <w:pPr>
        <w:pStyle w:val="Heading1"/>
      </w:pPr>
      <w:r>
        <w:rPr>
          <w:noProof/>
        </w:rPr>
        <mc:AlternateContent>
          <mc:Choice Requires="wpg">
            <w:drawing>
              <wp:anchor distT="0" distB="0" distL="114300" distR="114300" simplePos="0" relativeHeight="251716608" behindDoc="0" locked="0" layoutInCell="1" allowOverlap="1" wp14:anchorId="4F867604" wp14:editId="55FA841D">
                <wp:simplePos x="0" y="0"/>
                <wp:positionH relativeFrom="column">
                  <wp:posOffset>543560</wp:posOffset>
                </wp:positionH>
                <wp:positionV relativeFrom="paragraph">
                  <wp:posOffset>260281</wp:posOffset>
                </wp:positionV>
                <wp:extent cx="4781550" cy="4299585"/>
                <wp:effectExtent l="0" t="0" r="19050" b="18415"/>
                <wp:wrapNone/>
                <wp:docPr id="219079113" name="Group 32"/>
                <wp:cNvGraphicFramePr/>
                <a:graphic xmlns:a="http://schemas.openxmlformats.org/drawingml/2006/main">
                  <a:graphicData uri="http://schemas.microsoft.com/office/word/2010/wordprocessingGroup">
                    <wpg:wgp>
                      <wpg:cNvGrpSpPr/>
                      <wpg:grpSpPr>
                        <a:xfrm>
                          <a:off x="0" y="0"/>
                          <a:ext cx="4781550" cy="4299585"/>
                          <a:chOff x="0" y="0"/>
                          <a:chExt cx="4781550" cy="4299585"/>
                        </a:xfrm>
                      </wpg:grpSpPr>
                      <wps:wsp>
                        <wps:cNvPr id="754427852" name="Rectangle 25"/>
                        <wps:cNvSpPr/>
                        <wps:spPr>
                          <a:xfrm>
                            <a:off x="0" y="0"/>
                            <a:ext cx="4781550" cy="42995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20864034" name="Text Box 26"/>
                        <wps:cNvSpPr txBox="1"/>
                        <wps:spPr>
                          <a:xfrm>
                            <a:off x="74140" y="3558746"/>
                            <a:ext cx="4645660" cy="666750"/>
                          </a:xfrm>
                          <a:prstGeom prst="rect">
                            <a:avLst/>
                          </a:prstGeom>
                          <a:solidFill>
                            <a:schemeClr val="lt1"/>
                          </a:solidFill>
                          <a:ln w="6350">
                            <a:solidFill>
                              <a:prstClr val="black"/>
                            </a:solidFill>
                          </a:ln>
                        </wps:spPr>
                        <wps:txbx>
                          <w:txbxContent>
                            <w:p w14:paraId="275E44EC" w14:textId="48349A3C" w:rsidR="00861529" w:rsidRPr="00D44CB1" w:rsidRDefault="00861529" w:rsidP="00631A60">
                              <w:pPr>
                                <w:jc w:val="center"/>
                                <w:rPr>
                                  <w:rStyle w:val="SubtleReference"/>
                                </w:rPr>
                              </w:pPr>
                              <w:r w:rsidRPr="004D5E22">
                                <w:rPr>
                                  <w:rStyle w:val="SubtleReference"/>
                                </w:rPr>
                                <w:t xml:space="preserve">Figure </w:t>
                              </w:r>
                              <w:r>
                                <w:rPr>
                                  <w:rStyle w:val="SubtleReference"/>
                                </w:rPr>
                                <w:t>4.5</w:t>
                              </w:r>
                              <w:r w:rsidRPr="004D5E22">
                                <w:rPr>
                                  <w:rStyle w:val="SubtleReference"/>
                                </w:rPr>
                                <w:t>: UML class diagram of Nexly’s RAG system, showing modular interactions between API handling, embedding generation, prompt engineering, and document storage.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484718084" name="Picture 9"/>
                          <pic:cNvPicPr>
                            <a:picLocks noChangeAspect="1"/>
                          </pic:cNvPicPr>
                        </pic:nvPicPr>
                        <pic:blipFill>
                          <a:blip r:embed="rId40" cstate="print">
                            <a:extLst>
                              <a:ext uri="{28A0092B-C50C-407E-A947-70E740481C1C}">
                                <a14:useLocalDpi xmlns:a14="http://schemas.microsoft.com/office/drawing/2010/main" val="0"/>
                              </a:ext>
                            </a:extLst>
                          </a:blip>
                          <a:stretch>
                            <a:fillRect/>
                          </a:stretch>
                        </pic:blipFill>
                        <pic:spPr>
                          <a:xfrm>
                            <a:off x="160638" y="74141"/>
                            <a:ext cx="4485005" cy="3417570"/>
                          </a:xfrm>
                          <a:prstGeom prst="rect">
                            <a:avLst/>
                          </a:prstGeom>
                        </pic:spPr>
                      </pic:pic>
                    </wpg:wgp>
                  </a:graphicData>
                </a:graphic>
              </wp:anchor>
            </w:drawing>
          </mc:Choice>
          <mc:Fallback>
            <w:pict>
              <v:group w14:anchorId="4F867604" id="Group 32" o:spid="_x0000_s1080" style="position:absolute;left:0;text-align:left;margin-left:42.8pt;margin-top:20.5pt;width:376.5pt;height:338.55pt;z-index:251716608" coordsize="47815,4299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">
                <v:rect id="Rectangle 25" o:spid="_x0000_s1081" style="position:absolute;width:47815;height:429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" filled="f" strokecolor="#09101d [484]" strokeweight="1pt"/>
                <v:shape id="_x0000_s1082" type="#_x0000_t202" style="position:absolute;left:741;top:35587;width:46457;height:666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" fillcolor="white [3201]" strokeweight=".5pt">
                  <v:textbox>
                    <w:txbxContent>
                      <w:p w14:paraId="275E44EC" w14:textId="48349A3C" w:rsidR="00861529" w:rsidRPr="00D44CB1" w:rsidRDefault="00861529" w:rsidP="00631A60">
                        <w:pPr>
                          <w:jc w:val="center"/>
                          <w:rPr>
                            <w:rStyle w:val="SubtleReference"/>
                          </w:rPr>
                        </w:pPr>
                        <w:r w:rsidRPr="004D5E22">
                          <w:rPr>
                            <w:rStyle w:val="SubtleReference"/>
                          </w:rPr>
                          <w:t xml:space="preserve">Figure </w:t>
                        </w:r>
                        <w:r>
                          <w:rPr>
                            <w:rStyle w:val="SubtleReference"/>
                          </w:rPr>
                          <w:t>4.5</w:t>
                        </w:r>
                        <w:r w:rsidRPr="004D5E22">
                          <w:rPr>
                            <w:rStyle w:val="SubtleReference"/>
                          </w:rPr>
                          <w:t>: UML class diagram of Nexly’s RAG system, showing modular interactions between API handling, embedding generation, prompt engineering, and document storage.</w:t>
                        </w:r>
                      </w:p>
                    </w:txbxContent>
                  </v:textbox>
                </v:shape>
                <v:shape id="Picture 9" o:spid="_x0000_s1083" type="#_x0000_t75" style="position:absolute;left:1606;top:741;width:44850;height:341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">
                  <v:imagedata r:id="rId41" o:title=""/>
                </v:shape>
              </v:group>
            </w:pict>
          </mc:Fallback>
        </mc:AlternateContent>
      </w:r>
    </w:p>
    <w:p w14:paraId="25C40DA2" w14:textId="77777777" w:rsidR="00B53417" w:rsidRDefault="00B53417" w:rsidP="00F64F9A">
      <w:pPr>
        <w:pStyle w:val="Heading1"/>
      </w:pPr>
    </w:p>
    <w:p w14:paraId="0E53565C" w14:textId="77777777" w:rsidR="00B53417" w:rsidRDefault="00B53417" w:rsidP="00F64F9A">
      <w:pPr>
        <w:pStyle w:val="Heading1"/>
      </w:pPr>
    </w:p>
    <w:p w14:paraId="5439832C" w14:textId="77777777" w:rsidR="00B53417" w:rsidRDefault="00B53417" w:rsidP="00F64F9A">
      <w:pPr>
        <w:pStyle w:val="Heading1"/>
      </w:pPr>
    </w:p>
    <w:p w14:paraId="27ECD7CF" w14:textId="77777777" w:rsidR="00B53417" w:rsidRDefault="00B53417" w:rsidP="00F64F9A">
      <w:pPr>
        <w:pStyle w:val="Heading1"/>
      </w:pPr>
    </w:p>
    <w:p w14:paraId="173E8089" w14:textId="77777777" w:rsidR="00B53417" w:rsidRDefault="00B53417" w:rsidP="00F64F9A">
      <w:pPr>
        <w:pStyle w:val="Heading1"/>
      </w:pPr>
    </w:p>
    <w:p w14:paraId="4B041FF8" w14:textId="77777777" w:rsidR="00B53417" w:rsidRDefault="00B53417" w:rsidP="00F64F9A">
      <w:pPr>
        <w:pStyle w:val="Heading1"/>
      </w:pPr>
    </w:p>
    <w:p w14:paraId="7D1AB767" w14:textId="221587FA" w:rsidR="00B53417" w:rsidRDefault="00B53417" w:rsidP="00F64F9A">
      <w:pPr>
        <w:pStyle w:val="Heading1"/>
      </w:pPr>
    </w:p>
    <w:p w14:paraId="29E21DAE" w14:textId="62B5BFDD" w:rsidR="00B53417" w:rsidRDefault="00B53417" w:rsidP="00F64F9A">
      <w:pPr>
        <w:pStyle w:val="Heading1"/>
      </w:pPr>
    </w:p>
    <w:p w14:paraId="345B4202" w14:textId="77777777" w:rsidR="00B53417" w:rsidRDefault="00B53417" w:rsidP="00F64F9A">
      <w:pPr>
        <w:pStyle w:val="Heading1"/>
      </w:pPr>
    </w:p>
    <w:p w14:paraId="3B2893C2" w14:textId="77777777" w:rsidR="00B53417" w:rsidRDefault="00B53417" w:rsidP="004D5E22">
      <w:pPr>
        <w:pStyle w:val="Heading1"/>
        <w:jc w:val="left"/>
      </w:pPr>
    </w:p>
    <w:p w14:paraId="3093934E" w14:textId="77777777" w:rsidR="00A47DFF" w:rsidRDefault="00A47DFF" w:rsidP="00A47DFF"/>
    <w:p w14:paraId="59F67301" w14:textId="77777777" w:rsidR="00A47DFF" w:rsidRDefault="00A47DFF" w:rsidP="00A47DFF"/>
    <w:p w14:paraId="4113D992" w14:textId="77777777" w:rsidR="00A47DFF" w:rsidRPr="00A47DFF" w:rsidRDefault="00A47DFF" w:rsidP="00A47DFF"/>
    <w:p w14:paraId="22A243FF" w14:textId="77777777" w:rsidR="00631A60" w:rsidRDefault="00631A60" w:rsidP="004D5E22">
      <w:pPr>
        <w:ind w:firstLine="360"/>
      </w:pPr>
      <w:r>
        <w:t>This UML diagram outlines the core class structure of Nexly’s RAG-based architecture. The design emphasizes modularity, separating responsibilities across components such as API handling, prompt creation, embedding generation, and document storage.</w:t>
      </w:r>
    </w:p>
    <w:p w14:paraId="461751F9" w14:textId="77777777" w:rsidR="00631A60" w:rsidRDefault="00631A60" w:rsidP="00E838A2">
      <w:pPr>
        <w:pStyle w:val="ListParagraph"/>
        <w:numPr>
          <w:ilvl w:val="0"/>
          <w:numId w:val="6"/>
        </w:numPr>
      </w:pPr>
      <w:r w:rsidRPr="00631A60">
        <w:rPr>
          <w:rStyle w:val="HTMLCode"/>
          <w:b/>
          <w:bCs/>
        </w:rPr>
        <w:t>APIKeyManager</w:t>
      </w:r>
      <w:r>
        <w:t xml:space="preserve"> handles the secure loading and management of API credentials from environment variables, encapsulating all logic related to external access tokens and authentication.</w:t>
      </w:r>
    </w:p>
    <w:p w14:paraId="07B08A1D" w14:textId="77777777" w:rsidR="00631A60" w:rsidRDefault="00631A60" w:rsidP="00E838A2">
      <w:pPr>
        <w:pStyle w:val="ListParagraph"/>
        <w:numPr>
          <w:ilvl w:val="0"/>
          <w:numId w:val="6"/>
        </w:numPr>
      </w:pPr>
      <w:r w:rsidRPr="00631A60">
        <w:rPr>
          <w:rStyle w:val="HTMLCode"/>
          <w:b/>
          <w:bCs/>
        </w:rPr>
        <w:t>EmbeddingEngine</w:t>
      </w:r>
      <w:r>
        <w:t xml:space="preserve"> is responsible for managing the </w:t>
      </w:r>
      <w:r>
        <w:rPr>
          <w:rStyle w:val="HTMLCode"/>
        </w:rPr>
        <w:t>SentenceTransformer</w:t>
      </w:r>
      <w:r>
        <w:t xml:space="preserve"> model, transforming both documents and queries into vector embeddings. It also includes functionality for chunking raw documents and preparing them for similarity matching.</w:t>
      </w:r>
    </w:p>
    <w:p w14:paraId="1AAF270C" w14:textId="77777777" w:rsidR="00631A60" w:rsidRDefault="00631A60" w:rsidP="00E838A2">
      <w:pPr>
        <w:pStyle w:val="ListParagraph"/>
        <w:numPr>
          <w:ilvl w:val="0"/>
          <w:numId w:val="6"/>
        </w:numPr>
      </w:pPr>
      <w:r w:rsidRPr="00631A60">
        <w:rPr>
          <w:rStyle w:val="HTMLCode"/>
          <w:b/>
          <w:bCs/>
        </w:rPr>
        <w:t>DocumentStore</w:t>
      </w:r>
      <w:r>
        <w:t xml:space="preserve"> serves as the central repository for both raw text chunks and their embeddings. It supports saving embeddings to persistent formats (e.g., CSV) and provides semantic search capabilities for retrieving relevant content.</w:t>
      </w:r>
    </w:p>
    <w:p w14:paraId="4C79A6CA" w14:textId="0A3F3183" w:rsidR="00631A60" w:rsidRDefault="00631A60" w:rsidP="00E838A2">
      <w:pPr>
        <w:pStyle w:val="ListParagraph"/>
        <w:numPr>
          <w:ilvl w:val="0"/>
          <w:numId w:val="6"/>
        </w:numPr>
      </w:pPr>
      <w:r w:rsidRPr="00631A60">
        <w:rPr>
          <w:rStyle w:val="HTMLCode"/>
          <w:b/>
          <w:bCs/>
        </w:rPr>
        <w:t>LLMService</w:t>
      </w:r>
      <w:r>
        <w:t xml:space="preserve"> interfaces with external large language model APIs. It handles prompt submission, manages key hyperparameters like temperature and token limits, and processes streamed model outputs.</w:t>
      </w:r>
      <w:r w:rsidR="00F53D58">
        <w:t xml:space="preserve"> </w:t>
      </w:r>
    </w:p>
    <w:p w14:paraId="72006C65" w14:textId="77777777" w:rsidR="00631A60" w:rsidRDefault="00631A60" w:rsidP="00E838A2">
      <w:pPr>
        <w:pStyle w:val="ListParagraph"/>
        <w:numPr>
          <w:ilvl w:val="0"/>
          <w:numId w:val="6"/>
        </w:numPr>
      </w:pPr>
      <w:r w:rsidRPr="00631A60">
        <w:rPr>
          <w:rStyle w:val="HTMLCode"/>
          <w:b/>
          <w:bCs/>
        </w:rPr>
        <w:t>PromptEngineering</w:t>
      </w:r>
      <w:r>
        <w:t xml:space="preserve"> focuses on crafting structured, context-rich prompts by merging user queries with retrieved document snippets, ensuring optimized inputs for LLM inference.</w:t>
      </w:r>
    </w:p>
    <w:p w14:paraId="663071E6" w14:textId="12D30E29" w:rsidR="00414769" w:rsidRPr="00D779A4" w:rsidRDefault="00631A60" w:rsidP="00E838A2">
      <w:pPr>
        <w:pStyle w:val="ListParagraph"/>
        <w:numPr>
          <w:ilvl w:val="0"/>
          <w:numId w:val="6"/>
        </w:numPr>
        <w:rPr>
          <w:ins w:id="43" w:author="Bouziane Brik" w:date="2025-04-24T09:10:00Z"/>
        </w:rPr>
      </w:pPr>
      <w:r w:rsidRPr="00631A60">
        <w:rPr>
          <w:rStyle w:val="HTMLCode"/>
          <w:b/>
          <w:bCs/>
        </w:rPr>
        <w:t>APIServer</w:t>
      </w:r>
      <w:r>
        <w:t xml:space="preserve"> implements the web-facing FastAPI layer that exposes Nexly’s RAG system through RESTful endpoints. It handles request validation via models like </w:t>
      </w:r>
      <w:r>
        <w:rPr>
          <w:rStyle w:val="HTMLCode"/>
        </w:rPr>
        <w:t>QueryRequest</w:t>
      </w:r>
      <w:r>
        <w:t xml:space="preserve"> and connects client input to backend processing logic.</w:t>
      </w:r>
      <w:ins w:id="44" w:author="Bouziane Brik" w:date="2025-04-24T09:10:00Z">
        <w:r w:rsidR="00414769">
          <w:br w:type="page"/>
        </w:r>
      </w:ins>
    </w:p>
    <w:p w14:paraId="0E4AC4EC" w14:textId="30451B2E" w:rsidR="00723F6F" w:rsidRPr="000F2564" w:rsidRDefault="00723F6F" w:rsidP="000F2564">
      <w:pPr>
        <w:pStyle w:val="Heading1"/>
      </w:pPr>
      <w:bookmarkStart w:id="45" w:name="_Model_Evaluation_Methodology"/>
      <w:bookmarkEnd w:id="45"/>
      <w:r>
        <w:lastRenderedPageBreak/>
        <w:t xml:space="preserve">Model </w:t>
      </w:r>
      <w:r w:rsidRPr="00C47816">
        <w:t>Evaluation Methodology</w:t>
      </w:r>
    </w:p>
    <w:p w14:paraId="6B9AA2AA" w14:textId="77777777" w:rsidR="00B461F1" w:rsidRPr="00DA1F39" w:rsidRDefault="00B461F1" w:rsidP="00C47816">
      <w:pPr>
        <w:ind w:left="720" w:hanging="720"/>
        <w:rPr>
          <w:b/>
          <w:bCs/>
          <w:sz w:val="18"/>
          <w:szCs w:val="18"/>
        </w:rPr>
      </w:pPr>
    </w:p>
    <w:p w14:paraId="242C6399" w14:textId="4E2F7894" w:rsidR="00C47816" w:rsidRPr="00E73EED" w:rsidRDefault="00C47816" w:rsidP="00260E75">
      <w:r w:rsidRPr="00230250">
        <w:t>The evaluation assesses how well the retrieved contexts align with the query semantically and how the final answer compares to both the query and contexts. This is measured using cosine similarity between vector embeddings:</w:t>
      </w:r>
    </w:p>
    <w:p w14:paraId="55F5A9BD" w14:textId="77777777" w:rsidR="00C47816" w:rsidRPr="00E73EED" w:rsidRDefault="00C47816" w:rsidP="00E838A2">
      <w:pPr>
        <w:pStyle w:val="ListParagraph"/>
        <w:numPr>
          <w:ilvl w:val="0"/>
          <w:numId w:val="8"/>
        </w:numPr>
      </w:pPr>
      <w:r w:rsidRPr="00230250">
        <w:t>Query-Context Similarity: Measures how relevant each retrieved context is to the original query.</w:t>
      </w:r>
    </w:p>
    <w:p w14:paraId="1C78A804" w14:textId="77777777" w:rsidR="007F583D" w:rsidRPr="007F583D" w:rsidRDefault="00C47816" w:rsidP="00E838A2">
      <w:pPr>
        <w:pStyle w:val="ListParagraph"/>
        <w:numPr>
          <w:ilvl w:val="0"/>
          <w:numId w:val="8"/>
        </w:numPr>
        <w:rPr>
          <w:sz w:val="18"/>
          <w:szCs w:val="18"/>
        </w:rPr>
      </w:pPr>
      <w:r w:rsidRPr="00230250">
        <w:t>Query-Answer Similarity: Measures how well the generated answer aligns with the original query.</w:t>
      </w:r>
    </w:p>
    <w:p w14:paraId="6ACD4D9E" w14:textId="77777777" w:rsidR="008A6253" w:rsidRDefault="007F583D" w:rsidP="007F583D">
      <w:r>
        <w:t>In this section we’ll showcase 2 test cases, many</w:t>
      </w:r>
      <w:r w:rsidR="00EC527F">
        <w:t xml:space="preserve"> others</w:t>
      </w:r>
      <w:r>
        <w:t xml:space="preserve"> were done in real-life.</w:t>
      </w:r>
    </w:p>
    <w:p w14:paraId="48A6C61D" w14:textId="61278D0C" w:rsidR="00B53417" w:rsidRPr="007F583D" w:rsidRDefault="00C80A21" w:rsidP="007F583D">
      <w:pPr>
        <w:rPr>
          <w:sz w:val="18"/>
          <w:szCs w:val="18"/>
        </w:rPr>
      </w:pPr>
      <w:r>
        <w:br/>
      </w:r>
    </w:p>
    <w:p w14:paraId="615366A7" w14:textId="6A0EC5D2" w:rsidR="00B53417" w:rsidRPr="006941CC" w:rsidRDefault="00881C41" w:rsidP="005B2512">
      <w:pPr>
        <w:pStyle w:val="Heading2"/>
        <w:numPr>
          <w:ilvl w:val="0"/>
          <w:numId w:val="0"/>
        </w:numPr>
        <w:ind w:left="720" w:hanging="720"/>
      </w:pPr>
      <w:bookmarkStart w:id="46" w:name="_5.1.1_Query_1:"/>
      <w:bookmarkEnd w:id="46"/>
      <w:r>
        <w:rPr>
          <w:noProof/>
        </w:rPr>
        <mc:AlternateContent>
          <mc:Choice Requires="wpg">
            <w:drawing>
              <wp:anchor distT="0" distB="0" distL="114300" distR="114300" simplePos="0" relativeHeight="251721728" behindDoc="1" locked="0" layoutInCell="1" allowOverlap="1" wp14:anchorId="43E73EB0" wp14:editId="525A50C0">
                <wp:simplePos x="0" y="0"/>
                <wp:positionH relativeFrom="column">
                  <wp:posOffset>332105</wp:posOffset>
                </wp:positionH>
                <wp:positionV relativeFrom="paragraph">
                  <wp:posOffset>268824</wp:posOffset>
                </wp:positionV>
                <wp:extent cx="5226050" cy="3197225"/>
                <wp:effectExtent l="0" t="0" r="19050" b="15875"/>
                <wp:wrapTight wrapText="bothSides">
                  <wp:wrapPolygon edited="0">
                    <wp:start x="0" y="0"/>
                    <wp:lineTo x="0" y="21621"/>
                    <wp:lineTo x="21626" y="21621"/>
                    <wp:lineTo x="21626" y="0"/>
                    <wp:lineTo x="0" y="0"/>
                  </wp:wrapPolygon>
                </wp:wrapTight>
                <wp:docPr id="1163841608" name="Group 33"/>
                <wp:cNvGraphicFramePr/>
                <a:graphic xmlns:a="http://schemas.openxmlformats.org/drawingml/2006/main">
                  <a:graphicData uri="http://schemas.microsoft.com/office/word/2010/wordprocessingGroup">
                    <wpg:wgp>
                      <wpg:cNvGrpSpPr/>
                      <wpg:grpSpPr>
                        <a:xfrm>
                          <a:off x="0" y="0"/>
                          <a:ext cx="5226050" cy="3197225"/>
                          <a:chOff x="0" y="0"/>
                          <a:chExt cx="5226860" cy="3197225"/>
                        </a:xfrm>
                      </wpg:grpSpPr>
                      <wpg:grpSp>
                        <wpg:cNvPr id="417555597" name="Group 30"/>
                        <wpg:cNvGrpSpPr/>
                        <wpg:grpSpPr>
                          <a:xfrm>
                            <a:off x="0" y="0"/>
                            <a:ext cx="5226860" cy="3197225"/>
                            <a:chOff x="0" y="0"/>
                            <a:chExt cx="5226860" cy="2537460"/>
                          </a:xfrm>
                        </wpg:grpSpPr>
                        <wps:wsp>
                          <wps:cNvPr id="731112074" name="Rectangle 25"/>
                          <wps:cNvSpPr/>
                          <wps:spPr>
                            <a:xfrm>
                              <a:off x="0" y="0"/>
                              <a:ext cx="5226860" cy="25374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516583537" name="Text Box 26"/>
                          <wps:cNvSpPr txBox="1"/>
                          <wps:spPr>
                            <a:xfrm>
                              <a:off x="66907" y="1821366"/>
                              <a:ext cx="5086983" cy="642185"/>
                            </a:xfrm>
                            <a:prstGeom prst="rect">
                              <a:avLst/>
                            </a:prstGeom>
                            <a:solidFill>
                              <a:schemeClr val="lt1"/>
                            </a:solidFill>
                            <a:ln w="6350">
                              <a:solidFill>
                                <a:prstClr val="black"/>
                              </a:solidFill>
                            </a:ln>
                          </wps:spPr>
                          <wps:txbx>
                            <w:txbxContent>
                              <w:p w14:paraId="46429709" w14:textId="3A5C8712" w:rsidR="00861529" w:rsidRPr="00D44CB1" w:rsidRDefault="00861529" w:rsidP="00FF1453">
                                <w:pPr>
                                  <w:jc w:val="center"/>
                                  <w:rPr>
                                    <w:rStyle w:val="SubtleReference"/>
                                  </w:rPr>
                                </w:pPr>
                                <w:r w:rsidRPr="004D3F7F">
                                  <w:rPr>
                                    <w:rStyle w:val="SubtleReference"/>
                                  </w:rPr>
                                  <w:t xml:space="preserve">Figure </w:t>
                                </w:r>
                                <w:r>
                                  <w:rPr>
                                    <w:rStyle w:val="SubtleReference"/>
                                  </w:rPr>
                                  <w:t>5.1.1</w:t>
                                </w:r>
                                <w:r w:rsidRPr="004D3F7F">
                                  <w:rPr>
                                    <w:rStyle w:val="SubtleReference"/>
                                  </w:rPr>
                                  <w:t xml:space="preserve">: </w:t>
                                </w:r>
                                <w:r w:rsidRPr="00FF1453">
                                  <w:rPr>
                                    <w:rStyle w:val="SubtleReference"/>
                                  </w:rPr>
                                  <w:t>Comparison of cosine similarity scores between the query and retrieved context chunks versus the final generated answer. The final answer shows markedly higher semantic alignment.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746492639" name="Picture 19" descr="A graph of different colored rectangular objects&#10;&#10;AI-generated content may be incorrect."/>
                          <pic:cNvPicPr>
                            <a:picLocks noChangeAspect="1"/>
                          </pic:cNvPicPr>
                        </pic:nvPicPr>
                        <pic:blipFill>
                          <a:blip r:embed="rId42" cstate="print">
                            <a:extLst>
                              <a:ext uri="{28A0092B-C50C-407E-A947-70E740481C1C}">
                                <a14:useLocalDpi xmlns:a14="http://schemas.microsoft.com/office/drawing/2010/main" val="0"/>
                              </a:ext>
                            </a:extLst>
                          </a:blip>
                          <a:srcRect/>
                          <a:stretch>
                            <a:fillRect/>
                          </a:stretch>
                        </pic:blipFill>
                        <pic:spPr bwMode="auto">
                          <a:xfrm>
                            <a:off x="168506" y="92279"/>
                            <a:ext cx="4985385" cy="2127250"/>
                          </a:xfrm>
                          <a:prstGeom prst="rect">
                            <a:avLst/>
                          </a:prstGeom>
                          <a:noFill/>
                          <a:ln>
                            <a:noFill/>
                          </a:ln>
                        </pic:spPr>
                      </pic:pic>
                    </wpg:wgp>
                  </a:graphicData>
                </a:graphic>
                <wp14:sizeRelH relativeFrom="margin">
                  <wp14:pctWidth>0</wp14:pctWidth>
                </wp14:sizeRelH>
              </wp:anchor>
            </w:drawing>
          </mc:Choice>
          <mc:Fallback>
            <w:pict>
              <v:group w14:anchorId="43E73EB0" id="Group 33" o:spid="_x0000_s1084" style="position:absolute;left:0;text-align:left;margin-left:26.15pt;margin-top:21.15pt;width:411.5pt;height:251.75pt;z-index:-251594752;mso-width-relative:margin" coordsize="52268,31972"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">
                <v:group id="_x0000_s1085" style="position:absolute;width:52268;height:31972" coordsize="52268,2537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">
                  <v:rect id="Rectangle 25" o:spid="_x0000_s1086" style="position:absolute;width:52268;height:2537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" filled="f" strokecolor="#09101d [484]" strokeweight="1pt"/>
                  <v:shape id="_x0000_s1087" type="#_x0000_t202" style="position:absolute;left:669;top:18213;width:50869;height:642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" fillcolor="white [3201]" strokeweight=".5pt">
                    <v:textbox>
                      <w:txbxContent>
                        <w:p w14:paraId="46429709" w14:textId="3A5C8712" w:rsidR="00861529" w:rsidRPr="00D44CB1" w:rsidRDefault="00861529" w:rsidP="00FF1453">
                          <w:pPr>
                            <w:jc w:val="center"/>
                            <w:rPr>
                              <w:rStyle w:val="SubtleReference"/>
                            </w:rPr>
                          </w:pPr>
                          <w:r w:rsidRPr="004D3F7F">
                            <w:rPr>
                              <w:rStyle w:val="SubtleReference"/>
                            </w:rPr>
                            <w:t xml:space="preserve">Figure </w:t>
                          </w:r>
                          <w:r>
                            <w:rPr>
                              <w:rStyle w:val="SubtleReference"/>
                            </w:rPr>
                            <w:t>5.1.1</w:t>
                          </w:r>
                          <w:r w:rsidRPr="004D3F7F">
                            <w:rPr>
                              <w:rStyle w:val="SubtleReference"/>
                            </w:rPr>
                            <w:t xml:space="preserve">: </w:t>
                          </w:r>
                          <w:r w:rsidRPr="00FF1453">
                            <w:rPr>
                              <w:rStyle w:val="SubtleReference"/>
                            </w:rPr>
                            <w:t>Comparison of cosine similarity scores between the query and retrieved context chunks versus the final generated answer. The final answer shows markedly higher semantic alignment.</w:t>
                          </w:r>
                        </w:p>
                      </w:txbxContent>
                    </v:textbox>
                  </v:shape>
                </v:group>
                <v:shape id="Picture 19" o:spid="_x0000_s1088" type="#_x0000_t75" alt="A graph of different colored rectangular objects&#10;&#10;AI-generated content may be incorrect." style="position:absolute;left:1685;top:922;width:49853;height:2127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">
                  <v:imagedata r:id="rId43" o:title="A graph of different colored rectangular objects&#10;&#10;AI-generated content may be incorrect"/>
                </v:shape>
                <w10:wrap type="tight"/>
              </v:group>
            </w:pict>
          </mc:Fallback>
        </mc:AlternateContent>
      </w:r>
      <w:r w:rsidR="00723F6F">
        <w:t>5.1.1</w:t>
      </w:r>
      <w:r w:rsidR="0027595D">
        <w:tab/>
      </w:r>
      <w:r w:rsidR="003D6BF6" w:rsidRPr="005B2512">
        <w:rPr>
          <w:rStyle w:val="Heading2Char"/>
        </w:rPr>
        <w:t>Query 1: MBA Program Tuition and Payment Plans</w:t>
      </w:r>
    </w:p>
    <w:p w14:paraId="2E140117" w14:textId="1FFF1677" w:rsidR="00B53417" w:rsidRPr="006941CC" w:rsidRDefault="00474D74" w:rsidP="00FC7E76">
      <w:pPr>
        <w:pStyle w:val="Heading1"/>
        <w:spacing w:before="0"/>
        <w:jc w:val="left"/>
        <w:rPr>
          <w:b w:val="0"/>
          <w:bCs w:val="0"/>
          <w:color w:val="auto"/>
          <w:sz w:val="24"/>
          <w:szCs w:val="24"/>
        </w:rPr>
      </w:pPr>
      <w:bookmarkStart w:id="47" w:name="_This_bar_chart"/>
      <w:bookmarkEnd w:id="47"/>
      <w:r>
        <w:rPr>
          <w:b w:val="0"/>
          <w:bCs w:val="0"/>
          <w:color w:val="auto"/>
          <w:sz w:val="24"/>
          <w:szCs w:val="24"/>
        </w:rPr>
        <w:br/>
      </w:r>
      <w:r w:rsidR="006941CC" w:rsidRPr="006941CC">
        <w:rPr>
          <w:b w:val="0"/>
          <w:bCs w:val="0"/>
          <w:color w:val="auto"/>
          <w:sz w:val="24"/>
          <w:szCs w:val="24"/>
        </w:rPr>
        <w:t xml:space="preserve">This bar chart illustrates the </w:t>
      </w:r>
      <w:r w:rsidR="006941CC" w:rsidRPr="00474D74">
        <w:rPr>
          <w:b w:val="0"/>
          <w:bCs w:val="0"/>
          <w:color w:val="auto"/>
          <w:sz w:val="24"/>
          <w:szCs w:val="24"/>
        </w:rPr>
        <w:t>semantic similarity scores</w:t>
      </w:r>
      <w:r w:rsidR="006941CC" w:rsidRPr="006941CC">
        <w:rPr>
          <w:b w:val="0"/>
          <w:bCs w:val="0"/>
          <w:color w:val="auto"/>
          <w:sz w:val="24"/>
          <w:szCs w:val="24"/>
        </w:rPr>
        <w:t xml:space="preserve"> between the user query and each retrieved context chunk, as well as the final answer generated by the model. Most context chunks fall within a tight similarity range of </w:t>
      </w:r>
      <w:r w:rsidR="006941CC" w:rsidRPr="00474D74">
        <w:rPr>
          <w:b w:val="0"/>
          <w:bCs w:val="0"/>
          <w:color w:val="auto"/>
          <w:sz w:val="24"/>
          <w:szCs w:val="24"/>
        </w:rPr>
        <w:t>0.55 to 0.58</w:t>
      </w:r>
      <w:r w:rsidR="006941CC" w:rsidRPr="006941CC">
        <w:rPr>
          <w:b w:val="0"/>
          <w:bCs w:val="0"/>
          <w:color w:val="auto"/>
          <w:sz w:val="24"/>
          <w:szCs w:val="24"/>
        </w:rPr>
        <w:t xml:space="preserve">, reflecting consistent but moderately relevant support. Notably, the </w:t>
      </w:r>
      <w:r w:rsidR="006941CC" w:rsidRPr="00474D74">
        <w:rPr>
          <w:b w:val="0"/>
          <w:bCs w:val="0"/>
          <w:color w:val="auto"/>
          <w:sz w:val="24"/>
          <w:szCs w:val="24"/>
        </w:rPr>
        <w:t>final answer achieves a score of 0.74</w:t>
      </w:r>
      <w:r w:rsidR="006941CC" w:rsidRPr="006941CC">
        <w:rPr>
          <w:b w:val="0"/>
          <w:bCs w:val="0"/>
          <w:color w:val="auto"/>
          <w:sz w:val="24"/>
          <w:szCs w:val="24"/>
        </w:rPr>
        <w:t xml:space="preserve">, indicating a substantial semantic improvement after processing and rephrasing by the LLM. This showcases a </w:t>
      </w:r>
      <w:r w:rsidR="006941CC" w:rsidRPr="00474D74">
        <w:rPr>
          <w:b w:val="0"/>
          <w:bCs w:val="0"/>
          <w:color w:val="auto"/>
          <w:sz w:val="24"/>
          <w:szCs w:val="24"/>
        </w:rPr>
        <w:t>27.6% boost in relevance</w:t>
      </w:r>
      <w:r w:rsidR="006941CC" w:rsidRPr="006941CC">
        <w:rPr>
          <w:b w:val="0"/>
          <w:bCs w:val="0"/>
          <w:color w:val="auto"/>
          <w:sz w:val="24"/>
          <w:szCs w:val="24"/>
        </w:rPr>
        <w:t>, demonstrating the effectiveness of the RAG pipeline and prompt engineering in synthesizing higher-quality responses from mid-relevance context.</w:t>
      </w:r>
    </w:p>
    <w:p w14:paraId="09C2D6FB" w14:textId="45D2F21E" w:rsidR="00B53417" w:rsidRDefault="00B53417" w:rsidP="00F64F9A">
      <w:pPr>
        <w:pStyle w:val="Heading1"/>
      </w:pPr>
    </w:p>
    <w:p w14:paraId="489F3DB8" w14:textId="200F8700" w:rsidR="00D779A4" w:rsidRDefault="00D779A4" w:rsidP="00D779A4"/>
    <w:p w14:paraId="0EBAC599" w14:textId="2E3B33B5" w:rsidR="00D779A4" w:rsidRDefault="00D779A4" w:rsidP="00D779A4"/>
    <w:p w14:paraId="303B7847" w14:textId="7482073E" w:rsidR="00D779A4" w:rsidRDefault="00D779A4" w:rsidP="00D779A4"/>
    <w:p w14:paraId="3B5CD25B" w14:textId="72FEB835" w:rsidR="00D779A4" w:rsidRDefault="00D779A4" w:rsidP="00D779A4"/>
    <w:p w14:paraId="30EDD093" w14:textId="2E67730B" w:rsidR="00D779A4" w:rsidRDefault="00D779A4" w:rsidP="00D779A4"/>
    <w:p w14:paraId="51B52617" w14:textId="2D8329EE" w:rsidR="00D779A4" w:rsidRDefault="00D779A4" w:rsidP="00D779A4"/>
    <w:p w14:paraId="1BEC66AE" w14:textId="77777777" w:rsidR="00D779A4" w:rsidRPr="00D779A4" w:rsidRDefault="00D779A4" w:rsidP="00D779A4">
      <w:bookmarkStart w:id="48" w:name="_GoBack"/>
      <w:bookmarkEnd w:id="48"/>
    </w:p>
    <w:p w14:paraId="4F32B50C" w14:textId="77777777" w:rsidR="008A6253" w:rsidRDefault="008A6253" w:rsidP="00F12634">
      <w:pPr>
        <w:rPr>
          <w:b/>
          <w:bCs/>
        </w:rPr>
      </w:pPr>
    </w:p>
    <w:p w14:paraId="29EE9804" w14:textId="63A2B46A" w:rsidR="008A6253" w:rsidRPr="008273F1" w:rsidRDefault="008A6253" w:rsidP="008273F1">
      <w:pPr>
        <w:pStyle w:val="Heading2"/>
        <w:numPr>
          <w:ilvl w:val="0"/>
          <w:numId w:val="0"/>
        </w:numPr>
        <w:ind w:left="720" w:hanging="720"/>
      </w:pPr>
      <w:r w:rsidRPr="008273F1">
        <w:lastRenderedPageBreak/>
        <w:t>5.1.4</w:t>
      </w:r>
      <w:r w:rsidRPr="008273F1">
        <w:tab/>
        <w:t xml:space="preserve">Query </w:t>
      </w:r>
      <w:r w:rsidR="00941AD1" w:rsidRPr="008273F1">
        <w:t>2</w:t>
      </w:r>
      <w:r w:rsidRPr="008273F1">
        <w:t xml:space="preserve">: </w:t>
      </w:r>
      <w:r w:rsidR="00B3499E" w:rsidRPr="008273F1">
        <w:t>: PhD in Arabic Language Course Structure</w:t>
      </w:r>
    </w:p>
    <w:p w14:paraId="454C9E27" w14:textId="00E8059F" w:rsidR="00965253" w:rsidRDefault="00EE6C51">
      <w:pPr>
        <w:spacing w:after="160" w:line="259" w:lineRule="auto"/>
      </w:pPr>
      <w:r>
        <w:rPr>
          <w:noProof/>
        </w:rPr>
        <mc:AlternateContent>
          <mc:Choice Requires="wps">
            <w:drawing>
              <wp:anchor distT="0" distB="0" distL="114300" distR="114300" simplePos="0" relativeHeight="251725824" behindDoc="0" locked="0" layoutInCell="1" allowOverlap="1" wp14:anchorId="77623E36" wp14:editId="720DFE76">
                <wp:simplePos x="0" y="0"/>
                <wp:positionH relativeFrom="column">
                  <wp:posOffset>320675</wp:posOffset>
                </wp:positionH>
                <wp:positionV relativeFrom="paragraph">
                  <wp:posOffset>194310</wp:posOffset>
                </wp:positionV>
                <wp:extent cx="5226050" cy="3014980"/>
                <wp:effectExtent l="0" t="0" r="19050" b="7620"/>
                <wp:wrapTight wrapText="bothSides">
                  <wp:wrapPolygon edited="0">
                    <wp:start x="0" y="0"/>
                    <wp:lineTo x="0" y="21564"/>
                    <wp:lineTo x="21626" y="21564"/>
                    <wp:lineTo x="21626" y="0"/>
                    <wp:lineTo x="0" y="0"/>
                  </wp:wrapPolygon>
                </wp:wrapTight>
                <wp:docPr id="2061384939" name="Rectangle 25"/>
                <wp:cNvGraphicFramePr/>
                <a:graphic xmlns:a="http://schemas.openxmlformats.org/drawingml/2006/main">
                  <a:graphicData uri="http://schemas.microsoft.com/office/word/2010/wordprocessingShape">
                    <wps:wsp>
                      <wps:cNvSpPr/>
                      <wps:spPr>
                        <a:xfrm>
                          <a:off x="0" y="0"/>
                          <a:ext cx="5226050" cy="301498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V relativeFrom="margin">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ex="http://schemas.microsoft.com/office/word/2018/wordml/cex" xmlns:oel="http://schemas.microsoft.com/office/2019/extlst">
            <w:pict>
              <v:rect w14:anchorId="0F962F5D" id="Rectangle 25" o:spid="_x0000_s1026" style="position:absolute;margin-left:25.25pt;margin-top:15.3pt;width:411.5pt;height:237.4pt;z-index:25172582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" filled="f" strokecolor="#09101d [484]" strokeweight="1pt">
                <w10:wrap type="tight"/>
              </v:rect>
            </w:pict>
          </mc:Fallback>
        </mc:AlternateContent>
      </w:r>
      <w:r>
        <w:rPr>
          <w:noProof/>
        </w:rPr>
        <mc:AlternateContent>
          <mc:Choice Requires="wps">
            <w:drawing>
              <wp:anchor distT="0" distB="0" distL="114300" distR="114300" simplePos="0" relativeHeight="251726848" behindDoc="0" locked="0" layoutInCell="1" allowOverlap="1" wp14:anchorId="306A9E96" wp14:editId="1DE7F5BF">
                <wp:simplePos x="0" y="0"/>
                <wp:positionH relativeFrom="column">
                  <wp:posOffset>388620</wp:posOffset>
                </wp:positionH>
                <wp:positionV relativeFrom="paragraph">
                  <wp:posOffset>2489835</wp:posOffset>
                </wp:positionV>
                <wp:extent cx="5085715" cy="641985"/>
                <wp:effectExtent l="0" t="0" r="6985" b="18415"/>
                <wp:wrapTight wrapText="bothSides">
                  <wp:wrapPolygon edited="0">
                    <wp:start x="0" y="0"/>
                    <wp:lineTo x="0" y="21792"/>
                    <wp:lineTo x="21576" y="21792"/>
                    <wp:lineTo x="21576" y="0"/>
                    <wp:lineTo x="0" y="0"/>
                  </wp:wrapPolygon>
                </wp:wrapTight>
                <wp:docPr id="95005993" name="Text Box 26"/>
                <wp:cNvGraphicFramePr/>
                <a:graphic xmlns:a="http://schemas.openxmlformats.org/drawingml/2006/main">
                  <a:graphicData uri="http://schemas.microsoft.com/office/word/2010/wordprocessingShape">
                    <wps:wsp>
                      <wps:cNvSpPr txBox="1"/>
                      <wps:spPr>
                        <a:xfrm>
                          <a:off x="0" y="0"/>
                          <a:ext cx="5085715" cy="641985"/>
                        </a:xfrm>
                        <a:prstGeom prst="rect">
                          <a:avLst/>
                        </a:prstGeom>
                        <a:solidFill>
                          <a:schemeClr val="lt1"/>
                        </a:solidFill>
                        <a:ln w="6350">
                          <a:solidFill>
                            <a:prstClr val="black"/>
                          </a:solidFill>
                        </a:ln>
                      </wps:spPr>
                      <wps:txbx>
                        <w:txbxContent>
                          <w:p w14:paraId="11786EC1" w14:textId="2CCC9590" w:rsidR="00861529" w:rsidRPr="00897940" w:rsidRDefault="00861529" w:rsidP="00EA54AB">
                            <w:pPr>
                              <w:jc w:val="center"/>
                              <w:rPr>
                                <w:rStyle w:val="SubtleReference"/>
                              </w:rPr>
                            </w:pPr>
                            <w:r w:rsidRPr="004D3F7F">
                              <w:rPr>
                                <w:rStyle w:val="SubtleReference"/>
                              </w:rPr>
                              <w:t xml:space="preserve">Figure </w:t>
                            </w:r>
                            <w:r>
                              <w:rPr>
                                <w:rStyle w:val="SubtleReference"/>
                              </w:rPr>
                              <w:t>5.1.2</w:t>
                            </w:r>
                            <w:r w:rsidRPr="004D3F7F">
                              <w:rPr>
                                <w:rStyle w:val="SubtleReference"/>
                              </w:rPr>
                              <w:t>:</w:t>
                            </w:r>
                            <w:r>
                              <w:rPr>
                                <w:rStyle w:val="SubtleReference"/>
                              </w:rPr>
                              <w:t xml:space="preserve"> </w:t>
                            </w:r>
                            <w:r w:rsidRPr="00897940">
                              <w:rPr>
                                <w:rStyle w:val="SubtleReference"/>
                              </w:rPr>
                              <w:t>Semantic similarity comparison for a query about the PhD in Arabic program, showing the boost in relevance from retrieved contexts to the generated answer.</w:t>
                            </w:r>
                          </w:p>
                          <w:p w14:paraId="543DA71F" w14:textId="77777777" w:rsidR="00861529" w:rsidRPr="00897940" w:rsidRDefault="00861529" w:rsidP="00897940">
                            <w:pPr>
                              <w:jc w:val="center"/>
                              <w:rPr>
                                <w:rStyle w:val="SubtleReference"/>
                              </w:rPr>
                            </w:pPr>
                          </w:p>
                          <w:p w14:paraId="5C413543" w14:textId="77777777" w:rsidR="00861529" w:rsidRPr="00897940" w:rsidRDefault="00861529" w:rsidP="00897940">
                            <w:pPr>
                              <w:jc w:val="center"/>
                              <w:rPr>
                                <w:rStyle w:val="SubtleReference"/>
                              </w:rPr>
                            </w:pPr>
                            <w:r w:rsidRPr="00897940">
                              <w:rPr>
                                <w:rStyle w:val="SubtleReference"/>
                              </w:rPr>
                              <w:t>2/2</w:t>
                            </w:r>
                          </w:p>
                          <w:p w14:paraId="4CA545D9" w14:textId="77777777" w:rsidR="00861529" w:rsidRPr="00897940" w:rsidRDefault="00861529" w:rsidP="00897940">
                            <w:pPr>
                              <w:jc w:val="center"/>
                              <w:rPr>
                                <w:rStyle w:val="SubtleReference"/>
                              </w:rPr>
                            </w:pPr>
                          </w:p>
                          <w:p w14:paraId="7B756EFE" w14:textId="77777777" w:rsidR="00861529" w:rsidRPr="00897940" w:rsidRDefault="00861529" w:rsidP="00897940">
                            <w:pPr>
                              <w:jc w:val="center"/>
                              <w:rPr>
                                <w:rStyle w:val="SubtleReference"/>
                              </w:rPr>
                            </w:pPr>
                          </w:p>
                          <w:p w14:paraId="63300C51" w14:textId="77777777" w:rsidR="00861529" w:rsidRPr="00897940" w:rsidRDefault="00861529" w:rsidP="00897940">
                            <w:pPr>
                              <w:jc w:val="center"/>
                              <w:rPr>
                                <w:rStyle w:val="SubtleReference"/>
                              </w:rPr>
                            </w:pPr>
                          </w:p>
                          <w:p w14:paraId="45557DFB" w14:textId="77777777" w:rsidR="00861529" w:rsidRPr="00897940" w:rsidRDefault="00861529" w:rsidP="00897940">
                            <w:pPr>
                              <w:jc w:val="center"/>
                              <w:rPr>
                                <w:rStyle w:val="SubtleReference"/>
                              </w:rPr>
                            </w:pPr>
                          </w:p>
                          <w:p w14:paraId="7BCED801" w14:textId="77777777" w:rsidR="00861529" w:rsidRPr="00897940" w:rsidRDefault="00861529" w:rsidP="00897940">
                            <w:pPr>
                              <w:jc w:val="center"/>
                              <w:rPr>
                                <w:rStyle w:val="SubtleReference"/>
                              </w:rPr>
                            </w:pPr>
                          </w:p>
                          <w:p w14:paraId="494185B0" w14:textId="77777777" w:rsidR="00861529" w:rsidRPr="00897940" w:rsidRDefault="00861529" w:rsidP="00897940">
                            <w:pPr>
                              <w:jc w:val="center"/>
                              <w:rPr>
                                <w:rStyle w:val="SubtleReference"/>
                              </w:rPr>
                            </w:pPr>
                          </w:p>
                          <w:p w14:paraId="71B29D5B" w14:textId="77777777" w:rsidR="00861529" w:rsidRPr="00897940" w:rsidRDefault="00861529" w:rsidP="00897940">
                            <w:pPr>
                              <w:jc w:val="center"/>
                              <w:rPr>
                                <w:rStyle w:val="SubtleReference"/>
                              </w:rPr>
                            </w:pPr>
                          </w:p>
                          <w:p w14:paraId="27D49FA5" w14:textId="6C4BA5E4" w:rsidR="00861529" w:rsidRPr="00D44CB1" w:rsidRDefault="00861529" w:rsidP="00897940">
                            <w:pPr>
                              <w:jc w:val="center"/>
                              <w:rPr>
                                <w:rStyle w:val="SubtleReference"/>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 w14:anchorId="306A9E96" id="Text Box 26" o:spid="_x0000_s1089" type="#_x0000_t202" style="position:absolute;margin-left:30.6pt;margin-top:196.05pt;width:400.45pt;height:50.55pt;z-index:251726848;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" fillcolor="white [3201]" strokeweight=".5pt">
                <v:textbox>
                  <w:txbxContent>
                    <w:p w14:paraId="11786EC1" w14:textId="2CCC9590" w:rsidR="00861529" w:rsidRPr="00897940" w:rsidRDefault="00861529" w:rsidP="00EA54AB">
                      <w:pPr>
                        <w:jc w:val="center"/>
                        <w:rPr>
                          <w:rStyle w:val="SubtleReference"/>
                        </w:rPr>
                      </w:pPr>
                      <w:r w:rsidRPr="004D3F7F">
                        <w:rPr>
                          <w:rStyle w:val="SubtleReference"/>
                        </w:rPr>
                        <w:t xml:space="preserve">Figure </w:t>
                      </w:r>
                      <w:r>
                        <w:rPr>
                          <w:rStyle w:val="SubtleReference"/>
                        </w:rPr>
                        <w:t>5.1.2</w:t>
                      </w:r>
                      <w:r w:rsidRPr="004D3F7F">
                        <w:rPr>
                          <w:rStyle w:val="SubtleReference"/>
                        </w:rPr>
                        <w:t>:</w:t>
                      </w:r>
                      <w:r>
                        <w:rPr>
                          <w:rStyle w:val="SubtleReference"/>
                        </w:rPr>
                        <w:t xml:space="preserve"> </w:t>
                      </w:r>
                      <w:r w:rsidRPr="00897940">
                        <w:rPr>
                          <w:rStyle w:val="SubtleReference"/>
                        </w:rPr>
                        <w:t>Semantic similarity comparison for a query about the PhD in Arabic program, showing the boost in relevance from retrieved contexts to the generated answer.</w:t>
                      </w:r>
                    </w:p>
                    <w:p w14:paraId="543DA71F" w14:textId="77777777" w:rsidR="00861529" w:rsidRPr="00897940" w:rsidRDefault="00861529" w:rsidP="00897940">
                      <w:pPr>
                        <w:jc w:val="center"/>
                        <w:rPr>
                          <w:rStyle w:val="SubtleReference"/>
                        </w:rPr>
                      </w:pPr>
                    </w:p>
                    <w:p w14:paraId="5C413543" w14:textId="77777777" w:rsidR="00861529" w:rsidRPr="00897940" w:rsidRDefault="00861529" w:rsidP="00897940">
                      <w:pPr>
                        <w:jc w:val="center"/>
                        <w:rPr>
                          <w:rStyle w:val="SubtleReference"/>
                        </w:rPr>
                      </w:pPr>
                      <w:r w:rsidRPr="00897940">
                        <w:rPr>
                          <w:rStyle w:val="SubtleReference"/>
                        </w:rPr>
                        <w:t>2/2</w:t>
                      </w:r>
                    </w:p>
                    <w:p w14:paraId="4CA545D9" w14:textId="77777777" w:rsidR="00861529" w:rsidRPr="00897940" w:rsidRDefault="00861529" w:rsidP="00897940">
                      <w:pPr>
                        <w:jc w:val="center"/>
                        <w:rPr>
                          <w:rStyle w:val="SubtleReference"/>
                        </w:rPr>
                      </w:pPr>
                    </w:p>
                    <w:p w14:paraId="7B756EFE" w14:textId="77777777" w:rsidR="00861529" w:rsidRPr="00897940" w:rsidRDefault="00861529" w:rsidP="00897940">
                      <w:pPr>
                        <w:jc w:val="center"/>
                        <w:rPr>
                          <w:rStyle w:val="SubtleReference"/>
                        </w:rPr>
                      </w:pPr>
                    </w:p>
                    <w:p w14:paraId="63300C51" w14:textId="77777777" w:rsidR="00861529" w:rsidRPr="00897940" w:rsidRDefault="00861529" w:rsidP="00897940">
                      <w:pPr>
                        <w:jc w:val="center"/>
                        <w:rPr>
                          <w:rStyle w:val="SubtleReference"/>
                        </w:rPr>
                      </w:pPr>
                    </w:p>
                    <w:p w14:paraId="45557DFB" w14:textId="77777777" w:rsidR="00861529" w:rsidRPr="00897940" w:rsidRDefault="00861529" w:rsidP="00897940">
                      <w:pPr>
                        <w:jc w:val="center"/>
                        <w:rPr>
                          <w:rStyle w:val="SubtleReference"/>
                        </w:rPr>
                      </w:pPr>
                    </w:p>
                    <w:p w14:paraId="7BCED801" w14:textId="77777777" w:rsidR="00861529" w:rsidRPr="00897940" w:rsidRDefault="00861529" w:rsidP="00897940">
                      <w:pPr>
                        <w:jc w:val="center"/>
                        <w:rPr>
                          <w:rStyle w:val="SubtleReference"/>
                        </w:rPr>
                      </w:pPr>
                    </w:p>
                    <w:p w14:paraId="494185B0" w14:textId="77777777" w:rsidR="00861529" w:rsidRPr="00897940" w:rsidRDefault="00861529" w:rsidP="00897940">
                      <w:pPr>
                        <w:jc w:val="center"/>
                        <w:rPr>
                          <w:rStyle w:val="SubtleReference"/>
                        </w:rPr>
                      </w:pPr>
                    </w:p>
                    <w:p w14:paraId="71B29D5B" w14:textId="77777777" w:rsidR="00861529" w:rsidRPr="00897940" w:rsidRDefault="00861529" w:rsidP="00897940">
                      <w:pPr>
                        <w:jc w:val="center"/>
                        <w:rPr>
                          <w:rStyle w:val="SubtleReference"/>
                        </w:rPr>
                      </w:pPr>
                    </w:p>
                    <w:p w14:paraId="27D49FA5" w14:textId="6C4BA5E4" w:rsidR="00861529" w:rsidRPr="00D44CB1" w:rsidRDefault="00861529" w:rsidP="00897940">
                      <w:pPr>
                        <w:jc w:val="center"/>
                        <w:rPr>
                          <w:rStyle w:val="SubtleReference"/>
                        </w:rPr>
                      </w:pPr>
                    </w:p>
                  </w:txbxContent>
                </v:textbox>
                <w10:wrap type="tight"/>
              </v:shape>
            </w:pict>
          </mc:Fallback>
        </mc:AlternateContent>
      </w:r>
      <w:r w:rsidR="00965253">
        <w:rPr>
          <w:noProof/>
          <w:sz w:val="28"/>
          <w:szCs w:val="28"/>
        </w:rPr>
        <w:drawing>
          <wp:anchor distT="0" distB="0" distL="114300" distR="114300" simplePos="0" relativeHeight="251727872" behindDoc="0" locked="0" layoutInCell="1" allowOverlap="1" wp14:anchorId="5BF39F2C" wp14:editId="66CB640C">
            <wp:simplePos x="0" y="0"/>
            <wp:positionH relativeFrom="column">
              <wp:posOffset>384464</wp:posOffset>
            </wp:positionH>
            <wp:positionV relativeFrom="paragraph">
              <wp:posOffset>259774</wp:posOffset>
            </wp:positionV>
            <wp:extent cx="5085715" cy="2189010"/>
            <wp:effectExtent l="0" t="0" r="0" b="0"/>
            <wp:wrapNone/>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Picture 18"/>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5085715" cy="218901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455CB4D1" w14:textId="4D21C7ED" w:rsidR="00723F6F" w:rsidRDefault="002441F8" w:rsidP="00B10C1D">
      <w:pPr>
        <w:spacing w:after="160" w:line="259" w:lineRule="auto"/>
        <w:ind w:firstLine="720"/>
      </w:pPr>
      <w:r>
        <w:t xml:space="preserve">This figure presents the </w:t>
      </w:r>
      <w:r>
        <w:rPr>
          <w:rStyle w:val="Strong"/>
        </w:rPr>
        <w:t>semantic similarity scores</w:t>
      </w:r>
      <w:r>
        <w:t xml:space="preserve"> for a user query regarding the course structure of the PhD in Arabic Language and Literature program. Among the retrieved contexts, </w:t>
      </w:r>
      <w:r>
        <w:rPr>
          <w:rStyle w:val="Strong"/>
        </w:rPr>
        <w:t>Context 1</w:t>
      </w:r>
      <w:r>
        <w:t xml:space="preserve"> demonstrated the highest initial similarity at </w:t>
      </w:r>
      <w:r>
        <w:rPr>
          <w:rStyle w:val="Strong"/>
        </w:rPr>
        <w:t>0.71</w:t>
      </w:r>
      <w:r>
        <w:t xml:space="preserve">. However, after applying Nexly's RAG and prompt engineering pipeline, the </w:t>
      </w:r>
      <w:r>
        <w:rPr>
          <w:rStyle w:val="Strong"/>
        </w:rPr>
        <w:t>final generated answer reached a score of 0.89</w:t>
      </w:r>
      <w:r>
        <w:t xml:space="preserve">, marking a </w:t>
      </w:r>
      <w:r>
        <w:rPr>
          <w:rStyle w:val="Strong"/>
        </w:rPr>
        <w:t>25.4% semantic improvement</w:t>
      </w:r>
      <w:r>
        <w:t>. This highlights the model's ability to synthesize and elevate relevance beyond the individual input chunks, producing a significantly more aligned and informative output.</w:t>
      </w:r>
    </w:p>
    <w:p w14:paraId="23FF9C47" w14:textId="77777777" w:rsidR="005B2512" w:rsidRDefault="005B2512" w:rsidP="00B10C1D">
      <w:pPr>
        <w:spacing w:after="160" w:line="259" w:lineRule="auto"/>
        <w:ind w:firstLine="720"/>
      </w:pPr>
    </w:p>
    <w:p w14:paraId="288F3ACC" w14:textId="4311ECDE" w:rsidR="00A00BF4" w:rsidRPr="008273F1" w:rsidRDefault="008A6253" w:rsidP="006608B4">
      <w:pPr>
        <w:pStyle w:val="Heading2"/>
        <w:numPr>
          <w:ilvl w:val="0"/>
          <w:numId w:val="0"/>
        </w:numPr>
        <w:ind w:left="720" w:hanging="720"/>
      </w:pPr>
      <w:bookmarkStart w:id="49" w:name="_5.2_Technical_Implementation"/>
      <w:bookmarkEnd w:id="49"/>
      <w:r w:rsidRPr="008273F1">
        <w:t>5.2</w:t>
      </w:r>
      <w:r w:rsidR="00A00BF4" w:rsidRPr="008273F1">
        <w:tab/>
        <w:t xml:space="preserve">Technical Implementation and Areas of Improvement </w:t>
      </w:r>
    </w:p>
    <w:p w14:paraId="511536D9" w14:textId="77777777" w:rsidR="00D54929" w:rsidRDefault="00D54929" w:rsidP="002B4886">
      <w:pPr>
        <w:spacing w:before="100" w:beforeAutospacing="1" w:after="100" w:afterAutospacing="1"/>
        <w:ind w:firstLine="720"/>
      </w:pPr>
      <w:r>
        <w:t xml:space="preserve">The evaluation framework behind Nexly’s RAG system integrates several key technologies to assess and synthesize responses effectively. Embeddings are generated using the open-source </w:t>
      </w:r>
      <w:r>
        <w:rPr>
          <w:rStyle w:val="Strong"/>
        </w:rPr>
        <w:t>Sentence-Transformers</w:t>
      </w:r>
      <w:r>
        <w:t xml:space="preserve"> library, specifically the </w:t>
      </w:r>
      <w:r>
        <w:rPr>
          <w:rStyle w:val="HTMLCode"/>
        </w:rPr>
        <w:t>multi-qa-mpnet-base-dot-v1</w:t>
      </w:r>
      <w:r>
        <w:t xml:space="preserve"> model. </w:t>
      </w:r>
      <w:r>
        <w:rPr>
          <w:rStyle w:val="Strong"/>
        </w:rPr>
        <w:t>Cosine similarity</w:t>
      </w:r>
      <w:r>
        <w:t xml:space="preserve"> is employed to quantify semantic relevance between user queries, retrieved contexts, and the generated responses. The response generation itself is handled by </w:t>
      </w:r>
      <w:r>
        <w:rPr>
          <w:rStyle w:val="Strong"/>
        </w:rPr>
        <w:t xml:space="preserve">Groq’s </w:t>
      </w:r>
      <w:r w:rsidRPr="003E7695">
        <w:rPr>
          <w:rStyle w:val="HTMLCode"/>
        </w:rPr>
        <w:t>mistral-saba-24b</w:t>
      </w:r>
      <w:r w:rsidRPr="003E7695">
        <w:rPr>
          <w:rStyle w:val="Strong"/>
        </w:rPr>
        <w:t xml:space="preserve"> </w:t>
      </w:r>
      <w:r>
        <w:rPr>
          <w:rStyle w:val="Strong"/>
        </w:rPr>
        <w:t>large language model (LLM)</w:t>
      </w:r>
      <w:r>
        <w:t xml:space="preserve">, with backend operations running on </w:t>
      </w:r>
      <w:r>
        <w:rPr>
          <w:rStyle w:val="Strong"/>
        </w:rPr>
        <w:t>PyTorch</w:t>
      </w:r>
      <w:r>
        <w:t xml:space="preserve"> for efficient tensor manipulation via CUDA. Visual insights such as similarity score comparisons are plotted using </w:t>
      </w:r>
      <w:r>
        <w:rPr>
          <w:rStyle w:val="Strong"/>
        </w:rPr>
        <w:t>Matplotlib</w:t>
      </w:r>
      <w:r>
        <w:t xml:space="preserve">, and </w:t>
      </w:r>
      <w:r>
        <w:rPr>
          <w:rStyle w:val="Strong"/>
        </w:rPr>
        <w:t>random sampling</w:t>
      </w:r>
      <w:r>
        <w:t xml:space="preserve"> from a larger evaluation set is used to simulate real-world usage conditions.</w:t>
      </w:r>
    </w:p>
    <w:p w14:paraId="35E60DC1" w14:textId="77777777" w:rsidR="00D54929" w:rsidRDefault="00D54929" w:rsidP="00D54929">
      <w:pPr>
        <w:spacing w:before="100" w:beforeAutospacing="1" w:after="100" w:afterAutospacing="1"/>
      </w:pPr>
      <w:r>
        <w:t xml:space="preserve">However, several </w:t>
      </w:r>
      <w:r>
        <w:rPr>
          <w:rStyle w:val="Strong"/>
        </w:rPr>
        <w:t>limitations</w:t>
      </w:r>
      <w:r>
        <w:t xml:space="preserve"> were identified during development and evaluation. First, the evaluation was strictly </w:t>
      </w:r>
      <w:r>
        <w:rPr>
          <w:rStyle w:val="Strong"/>
        </w:rPr>
        <w:t>quantitative</w:t>
      </w:r>
      <w:r>
        <w:t xml:space="preserve">, relying solely on similarity metrics. This excluded </w:t>
      </w:r>
      <w:r>
        <w:rPr>
          <w:rStyle w:val="Strong"/>
        </w:rPr>
        <w:t>qualitative evaluation frameworks</w:t>
      </w:r>
      <w:r>
        <w:t xml:space="preserve"> like </w:t>
      </w:r>
      <w:r>
        <w:rPr>
          <w:rStyle w:val="Strong"/>
        </w:rPr>
        <w:t>RAGAS</w:t>
      </w:r>
      <w:r>
        <w:t xml:space="preserve">, </w:t>
      </w:r>
      <w:r>
        <w:rPr>
          <w:rStyle w:val="Strong"/>
        </w:rPr>
        <w:t>llamaIndex</w:t>
      </w:r>
      <w:r>
        <w:t xml:space="preserve">, </w:t>
      </w:r>
      <w:r>
        <w:rPr>
          <w:rStyle w:val="Strong"/>
        </w:rPr>
        <w:t>Langsmith</w:t>
      </w:r>
      <w:r>
        <w:t xml:space="preserve">, or </w:t>
      </w:r>
      <w:r>
        <w:rPr>
          <w:rStyle w:val="Strong"/>
        </w:rPr>
        <w:t>Giskard</w:t>
      </w:r>
      <w:r>
        <w:t>, which use proprietary LLMs such as OpenAI or LLAMA for grading response quality. Since these tools depend on paid or restricted APIs, their integration was not feasible under our current resource model.</w:t>
      </w:r>
    </w:p>
    <w:p w14:paraId="55AA86AB" w14:textId="77777777" w:rsidR="00D54929" w:rsidRDefault="00D54929" w:rsidP="00D54929">
      <w:pPr>
        <w:spacing w:before="100" w:beforeAutospacing="1" w:after="100" w:afterAutospacing="1"/>
      </w:pPr>
      <w:r>
        <w:lastRenderedPageBreak/>
        <w:t xml:space="preserve">Additionally, the choice of embedding model presents constraints. While </w:t>
      </w:r>
      <w:r>
        <w:rPr>
          <w:rStyle w:val="HTMLCode"/>
        </w:rPr>
        <w:t>multi-qa-mpnet-base-dot-v1</w:t>
      </w:r>
      <w:r>
        <w:t xml:space="preserve"> is suitable for general semantic search, it lacks the deep contextual understanding and accuracy of newer, proprietary encoders from OpenAI or Meta. As a result, the system sometimes fails to grasp nuanced or complex sentence structures, limiting its performance on less direct queries.</w:t>
      </w:r>
    </w:p>
    <w:p w14:paraId="09FD3AFF" w14:textId="77777777" w:rsidR="00D54929" w:rsidRDefault="00D54929" w:rsidP="00D54929">
      <w:pPr>
        <w:spacing w:before="100" w:beforeAutospacing="1" w:after="100" w:afterAutospacing="1"/>
      </w:pPr>
      <w:r>
        <w:t xml:space="preserve">The </w:t>
      </w:r>
      <w:r>
        <w:rPr>
          <w:rStyle w:val="Strong"/>
        </w:rPr>
        <w:t>dataset scope</w:t>
      </w:r>
      <w:r>
        <w:t xml:space="preserve"> also narrows performance. Our current data was sourced exclusively from public-facing content on the University of Sharjah website. This limits coverage of internal student services or academic policy nuances. Collaboration with university administration to gain access to richer and more representative datasets is a critical next step.</w:t>
      </w:r>
    </w:p>
    <w:p w14:paraId="52CCF930" w14:textId="77777777" w:rsidR="00D54929" w:rsidRDefault="00D54929" w:rsidP="00D54929">
      <w:pPr>
        <w:spacing w:before="100" w:beforeAutospacing="1" w:after="100" w:afterAutospacing="1"/>
      </w:pPr>
      <w:r>
        <w:t xml:space="preserve">Finally, several advanced improvements could significantly elevate Nexly’s capabilities. These include </w:t>
      </w:r>
      <w:r>
        <w:rPr>
          <w:rStyle w:val="Strong"/>
        </w:rPr>
        <w:t>fine-tuning a dedicated LLM</w:t>
      </w:r>
      <w:r>
        <w:t xml:space="preserve"> on University of Sharjah-specific data to enhance contextual alignment and accuracy. Furthermore, transitioning to an </w:t>
      </w:r>
      <w:r>
        <w:rPr>
          <w:rStyle w:val="Strong"/>
        </w:rPr>
        <w:t>advanced RAG architecture</w:t>
      </w:r>
      <w:r>
        <w:t xml:space="preserve">, such as </w:t>
      </w:r>
      <w:r>
        <w:rPr>
          <w:rStyle w:val="Strong"/>
        </w:rPr>
        <w:t>Corrective RAG</w:t>
      </w:r>
      <w:r>
        <w:t xml:space="preserve">, could greatly improve handling of vague or poorly phrased questions. Instead of prompting users to rephrase queries when confidence scores are low, Corrective RAG pipelines attempt to </w:t>
      </w:r>
      <w:r>
        <w:rPr>
          <w:rStyle w:val="Strong"/>
        </w:rPr>
        <w:t>autonomously rephrase the query</w:t>
      </w:r>
      <w:r>
        <w:t>, re-run the retrieval and generation steps, and return an improved answer—making the system more intelligent and user-friendly.</w:t>
      </w:r>
    </w:p>
    <w:p w14:paraId="1C809B41" w14:textId="77777777" w:rsidR="00D54929" w:rsidRDefault="00D54929" w:rsidP="00D54929">
      <w:pPr>
        <w:spacing w:before="100" w:beforeAutospacing="1" w:after="100" w:afterAutospacing="1"/>
      </w:pPr>
      <w:r>
        <w:t>Overall, while the current implementation is functional and promising, targeted upgrades in data access, model quality, and evaluation methodology could transform Nexly into a best-in-class academic assistant.</w:t>
      </w:r>
    </w:p>
    <w:p w14:paraId="46FC2A6D" w14:textId="0908DBE7" w:rsidR="00D97449" w:rsidRPr="00D97449" w:rsidRDefault="004B195B" w:rsidP="00765FA4">
      <w:pPr>
        <w:spacing w:after="160" w:line="259" w:lineRule="auto"/>
      </w:pPr>
      <w:r>
        <w:rPr>
          <w:b/>
          <w:bCs/>
          <w:color w:val="2F5496" w:themeColor="accent1" w:themeShade="BF"/>
          <w:sz w:val="32"/>
          <w:szCs w:val="32"/>
        </w:rPr>
        <w:br w:type="page"/>
      </w:r>
    </w:p>
    <w:p w14:paraId="5F883894" w14:textId="04E59677" w:rsidR="00330B70" w:rsidRDefault="00507C4F" w:rsidP="00330B70">
      <w:pPr>
        <w:pStyle w:val="Heading1"/>
      </w:pPr>
      <w:bookmarkStart w:id="50" w:name="_Nexly_Mobile"/>
      <w:bookmarkEnd w:id="50"/>
      <w:r>
        <w:rPr>
          <w:noProof/>
        </w:rPr>
        <w:lastRenderedPageBreak/>
        <mc:AlternateContent>
          <mc:Choice Requires="wpg">
            <w:drawing>
              <wp:anchor distT="0" distB="0" distL="114300" distR="114300" simplePos="0" relativeHeight="251648000" behindDoc="1" locked="0" layoutInCell="1" allowOverlap="1" wp14:anchorId="5ABF8302" wp14:editId="3487B3EB">
                <wp:simplePos x="0" y="0"/>
                <wp:positionH relativeFrom="column">
                  <wp:posOffset>3592895</wp:posOffset>
                </wp:positionH>
                <wp:positionV relativeFrom="paragraph">
                  <wp:posOffset>18415</wp:posOffset>
                </wp:positionV>
                <wp:extent cx="2895600" cy="4268470"/>
                <wp:effectExtent l="0" t="0" r="12700" b="11430"/>
                <wp:wrapTight wrapText="bothSides">
                  <wp:wrapPolygon edited="0">
                    <wp:start x="0" y="0"/>
                    <wp:lineTo x="0" y="21594"/>
                    <wp:lineTo x="21600" y="21594"/>
                    <wp:lineTo x="21600" y="0"/>
                    <wp:lineTo x="0" y="0"/>
                  </wp:wrapPolygon>
                </wp:wrapTight>
                <wp:docPr id="632169573" name="Group 27"/>
                <wp:cNvGraphicFramePr/>
                <a:graphic xmlns:a="http://schemas.openxmlformats.org/drawingml/2006/main">
                  <a:graphicData uri="http://schemas.microsoft.com/office/word/2010/wordprocessingGroup">
                    <wpg:wgp>
                      <wpg:cNvGrpSpPr/>
                      <wpg:grpSpPr>
                        <a:xfrm>
                          <a:off x="0" y="0"/>
                          <a:ext cx="2895600" cy="4268470"/>
                          <a:chOff x="0" y="0"/>
                          <a:chExt cx="4106545" cy="5755550"/>
                        </a:xfrm>
                      </wpg:grpSpPr>
                      <wps:wsp>
                        <wps:cNvPr id="740072593" name="Rectangle 25"/>
                        <wps:cNvSpPr/>
                        <wps:spPr>
                          <a:xfrm>
                            <a:off x="0" y="0"/>
                            <a:ext cx="4106545" cy="575555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64961437" name="Picture 2"/>
                          <pic:cNvPicPr>
                            <a:picLocks noChangeAspect="1"/>
                          </pic:cNvPicPr>
                        </pic:nvPicPr>
                        <pic:blipFill>
                          <a:blip r:embed="rId45" cstate="print">
                            <a:extLst>
                              <a:ext uri="{28A0092B-C50C-407E-A947-70E740481C1C}">
                                <a14:useLocalDpi xmlns:a14="http://schemas.microsoft.com/office/drawing/2010/main" val="0"/>
                              </a:ext>
                            </a:extLst>
                          </a:blip>
                          <a:srcRect/>
                          <a:stretch/>
                        </pic:blipFill>
                        <pic:spPr>
                          <a:xfrm>
                            <a:off x="883942" y="71323"/>
                            <a:ext cx="2283282" cy="4655338"/>
                          </a:xfrm>
                          <a:prstGeom prst="rect">
                            <a:avLst/>
                          </a:prstGeom>
                        </pic:spPr>
                      </pic:pic>
                      <wps:wsp>
                        <wps:cNvPr id="174138262" name="Text Box 26"/>
                        <wps:cNvSpPr txBox="1"/>
                        <wps:spPr>
                          <a:xfrm>
                            <a:off x="79131" y="4783026"/>
                            <a:ext cx="3961765" cy="854797"/>
                          </a:xfrm>
                          <a:prstGeom prst="rect">
                            <a:avLst/>
                          </a:prstGeom>
                          <a:solidFill>
                            <a:schemeClr val="lt1"/>
                          </a:solidFill>
                          <a:ln w="6350">
                            <a:solidFill>
                              <a:prstClr val="black"/>
                            </a:solidFill>
                          </a:ln>
                        </wps:spPr>
                        <wps:txbx>
                          <w:txbxContent>
                            <w:p w14:paraId="09484826" w14:textId="1C7571A5" w:rsidR="00861529" w:rsidRPr="008B24E3" w:rsidRDefault="00861529" w:rsidP="00C96F22">
                              <w:pPr>
                                <w:pStyle w:val="Heading3"/>
                                <w:jc w:val="center"/>
                                <w:rPr>
                                  <w:rStyle w:val="SubtleReference"/>
                                  <w:b w:val="0"/>
                                  <w:bCs w:val="0"/>
                                </w:rPr>
                              </w:pPr>
                              <w:bookmarkStart w:id="51" w:name="_Figure_6.1:_a"/>
                              <w:bookmarkEnd w:id="51"/>
                              <w:r w:rsidRPr="008B24E3">
                                <w:rPr>
                                  <w:rStyle w:val="SubtleReference"/>
                                  <w:b w:val="0"/>
                                  <w:bCs w:val="0"/>
                                </w:rPr>
                                <w:t xml:space="preserve">Figure </w:t>
                              </w:r>
                              <w:r>
                                <w:rPr>
                                  <w:rStyle w:val="SubtleReference"/>
                                  <w:b w:val="0"/>
                                  <w:bCs w:val="0"/>
                                </w:rPr>
                                <w:t>6.1</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chatbot asnwering an inquiry about a faculty member in uos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ABF8302" id="_x0000_s1090" style="position:absolute;left:0;text-align:left;margin-left:282.9pt;margin-top:1.45pt;width:228pt;height:336.1pt;z-index:-251668480;mso-width-relative:margin;mso-height-relative:margin" coordsize="41065,5755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">
                <v:rect id="Rectangle 25" o:spid="_x0000_s1091" style="position:absolute;width:41065;height:5755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" filled="f" strokecolor="#09101d [484]" strokeweight="1pt"/>
                <v:shape id="Picture 2" o:spid="_x0000_s1092" type="#_x0000_t75" style="position:absolute;left:8839;top:713;width:22833;height:46553;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">
                  <v:imagedata r:id="rId46" o:title=""/>
                </v:shape>
                <v:shape id="_x0000_s1093" type="#_x0000_t202" style="position:absolute;left:791;top:47830;width:39617;height:85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" fillcolor="white [3201]" strokeweight=".5pt">
                  <v:textbox>
                    <w:txbxContent>
                      <w:p w14:paraId="09484826" w14:textId="1C7571A5" w:rsidR="00861529" w:rsidRPr="008B24E3" w:rsidRDefault="00861529" w:rsidP="00C96F22">
                        <w:pPr>
                          <w:pStyle w:val="Heading3"/>
                          <w:jc w:val="center"/>
                          <w:rPr>
                            <w:rStyle w:val="SubtleReference"/>
                            <w:b w:val="0"/>
                            <w:bCs w:val="0"/>
                          </w:rPr>
                        </w:pPr>
                        <w:bookmarkStart w:id="52" w:name="_Figure_6.1:_a"/>
                        <w:bookmarkEnd w:id="52"/>
                        <w:r w:rsidRPr="008B24E3">
                          <w:rPr>
                            <w:rStyle w:val="SubtleReference"/>
                            <w:b w:val="0"/>
                            <w:bCs w:val="0"/>
                          </w:rPr>
                          <w:t xml:space="preserve">Figure </w:t>
                        </w:r>
                        <w:r>
                          <w:rPr>
                            <w:rStyle w:val="SubtleReference"/>
                            <w:b w:val="0"/>
                            <w:bCs w:val="0"/>
                          </w:rPr>
                          <w:t>6.1</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chatbot asnwering an inquiry about a faculty member in uos</w:t>
                        </w:r>
                      </w:p>
                    </w:txbxContent>
                  </v:textbox>
                </v:shape>
                <w10:wrap type="tight"/>
              </v:group>
            </w:pict>
          </mc:Fallback>
        </mc:AlternateContent>
      </w:r>
      <w:r w:rsidR="00330B70">
        <w:t>Nexly Mobile</w:t>
      </w:r>
    </w:p>
    <w:p w14:paraId="5A0A9140" w14:textId="5E3DC8C1" w:rsidR="00410D41" w:rsidRDefault="00410D41" w:rsidP="00B54751">
      <w:pPr>
        <w:pStyle w:val="Heading2"/>
        <w:numPr>
          <w:ilvl w:val="0"/>
          <w:numId w:val="0"/>
        </w:numPr>
      </w:pPr>
    </w:p>
    <w:p w14:paraId="361EAA15" w14:textId="0F80DAAC" w:rsidR="00114D11" w:rsidRPr="00114D11" w:rsidRDefault="00B54751" w:rsidP="00B54751">
      <w:pPr>
        <w:pStyle w:val="Heading2"/>
        <w:numPr>
          <w:ilvl w:val="0"/>
          <w:numId w:val="0"/>
        </w:numPr>
      </w:pPr>
      <w:bookmarkStart w:id="53" w:name="_6.1_Why_a"/>
      <w:bookmarkEnd w:id="53"/>
      <w:r>
        <w:t>6.1</w:t>
      </w:r>
      <w:r>
        <w:tab/>
      </w:r>
      <w:r w:rsidR="00114D11">
        <w:t>Why a Mobile</w:t>
      </w:r>
      <w:r w:rsidR="00114D11">
        <w:noBreakHyphen/>
        <w:t>First Academic Assistant?</w:t>
      </w:r>
    </w:p>
    <w:p w14:paraId="169A3C23" w14:textId="0A1C28CF" w:rsidR="00146F61" w:rsidRDefault="00114D11" w:rsidP="00F926C5">
      <w:pPr>
        <w:spacing w:before="240"/>
        <w:ind w:firstLine="720"/>
      </w:pPr>
      <w:r>
        <w:t>While the preceding chapters discuss architectural choices at a high level, this section zooms in on how</w:t>
      </w:r>
      <w:r w:rsidR="001471B4">
        <w:t xml:space="preserve"> </w:t>
      </w:r>
      <w:r>
        <w:rPr>
          <w:rStyle w:val="Strong"/>
        </w:rPr>
        <w:t xml:space="preserve">Nexly </w:t>
      </w:r>
      <w:r w:rsidR="001471B4">
        <w:rPr>
          <w:rStyle w:val="Strong"/>
        </w:rPr>
        <w:t xml:space="preserve">works </w:t>
      </w:r>
      <w:r>
        <w:rPr>
          <w:rStyle w:val="Strong"/>
        </w:rPr>
        <w:t>on a smartphone</w:t>
      </w:r>
      <w:r>
        <w:t xml:space="preserve">. </w:t>
      </w:r>
    </w:p>
    <w:p w14:paraId="42A64E27" w14:textId="55924D9F" w:rsidR="0015607F" w:rsidRDefault="00315D38" w:rsidP="00D97449">
      <w:pPr>
        <w:spacing w:before="240"/>
      </w:pPr>
      <w:r>
        <w:t>Higher</w:t>
      </w:r>
      <w:r>
        <w:noBreakHyphen/>
        <w:t xml:space="preserve">education ecosystems are becoming </w:t>
      </w:r>
      <w:r>
        <w:rPr>
          <w:rStyle w:val="Strong"/>
        </w:rPr>
        <w:t>hyper</w:t>
      </w:r>
      <w:r>
        <w:rPr>
          <w:rStyle w:val="Strong"/>
        </w:rPr>
        <w:noBreakHyphen/>
        <w:t>complex digital cities</w:t>
      </w:r>
      <w:r>
        <w:t>. Students must keep pace with rolling registration windows, prerequisite chains, frequent policy revisions, scholarship criteria, mental</w:t>
      </w:r>
      <w:r>
        <w:noBreakHyphen/>
        <w:t>health resources, and more. Traditional support models—walk</w:t>
      </w:r>
      <w:r>
        <w:noBreakHyphen/>
        <w:t>in advising, static FAQ pages, or siloed self</w:t>
      </w:r>
      <w:r>
        <w:noBreakHyphen/>
        <w:t xml:space="preserve">service portals—crack under that weight, especially at institutions where the </w:t>
      </w:r>
      <w:r>
        <w:rPr>
          <w:rStyle w:val="Strong"/>
        </w:rPr>
        <w:t>advisor</w:t>
      </w:r>
      <w:r>
        <w:rPr>
          <w:rStyle w:val="Strong"/>
        </w:rPr>
        <w:noBreakHyphen/>
        <w:t>to</w:t>
      </w:r>
      <w:r>
        <w:rPr>
          <w:rStyle w:val="Strong"/>
        </w:rPr>
        <w:noBreakHyphen/>
        <w:t>student ratio exceeds 1 : </w:t>
      </w:r>
      <w:r w:rsidR="007146BA">
        <w:rPr>
          <w:rStyle w:val="Strong"/>
        </w:rPr>
        <w:t>50</w:t>
      </w:r>
      <w:r>
        <w:t>.</w:t>
      </w:r>
      <w:r>
        <w:br/>
        <w:t xml:space="preserve">Mobile devices, </w:t>
      </w:r>
      <w:r w:rsidR="00A40B24">
        <w:t>on the contrary</w:t>
      </w:r>
      <w:r>
        <w:t xml:space="preserve">, are </w:t>
      </w:r>
      <w:r>
        <w:rPr>
          <w:rStyle w:val="Emphasis"/>
        </w:rPr>
        <w:t>always</w:t>
      </w:r>
      <w:r>
        <w:t xml:space="preserve"> in a student’s pocket. They host calendars, ID cards, payment apps, and social networks. </w:t>
      </w:r>
      <w:r>
        <w:rPr>
          <w:rStyle w:val="Strong"/>
        </w:rPr>
        <w:t xml:space="preserve">Embedding personalised academic intelligence in that same channel transforms the phone into a 24/7 </w:t>
      </w:r>
      <w:r w:rsidR="00DF76EE">
        <w:rPr>
          <w:rStyle w:val="Strong"/>
        </w:rPr>
        <w:t>mini</w:t>
      </w:r>
      <w:r>
        <w:rPr>
          <w:rStyle w:val="Strong"/>
        </w:rPr>
        <w:noBreakHyphen/>
        <w:t>advisor</w:t>
      </w:r>
      <w:r>
        <w:t>—one that remembers context, speaks the student’s language, and answers within seconds rather than days.</w:t>
      </w:r>
      <w:r>
        <w:br/>
        <w:t>This chapter deep</w:t>
      </w:r>
      <w:r>
        <w:noBreakHyphen/>
        <w:t xml:space="preserve">dives into </w:t>
      </w:r>
      <w:r>
        <w:rPr>
          <w:rStyle w:val="Emphasis"/>
        </w:rPr>
        <w:t>how</w:t>
      </w:r>
      <w:r>
        <w:t xml:space="preserve"> Nexly Mobile realises that ambition through a </w:t>
      </w:r>
      <w:r>
        <w:rPr>
          <w:rStyle w:val="Strong"/>
        </w:rPr>
        <w:t>human</w:t>
      </w:r>
      <w:r>
        <w:rPr>
          <w:rStyle w:val="Strong"/>
        </w:rPr>
        <w:noBreakHyphen/>
        <w:t>centred, security</w:t>
      </w:r>
      <w:r>
        <w:rPr>
          <w:rStyle w:val="Strong"/>
        </w:rPr>
        <w:noBreakHyphen/>
        <w:t>aware, and performance</w:t>
      </w:r>
      <w:r>
        <w:rPr>
          <w:rStyle w:val="Strong"/>
        </w:rPr>
        <w:noBreakHyphen/>
        <w:t>constrained design</w:t>
      </w:r>
      <w:r>
        <w:t xml:space="preserve">. </w:t>
      </w:r>
    </w:p>
    <w:p w14:paraId="76B24710" w14:textId="47DA0D3D" w:rsidR="00D97449" w:rsidRPr="00BC7C35" w:rsidRDefault="00D97449" w:rsidP="00D97449">
      <w:pPr>
        <w:spacing w:before="240"/>
        <w:rPr>
          <w:sz w:val="6"/>
          <w:szCs w:val="6"/>
        </w:rPr>
      </w:pPr>
    </w:p>
    <w:tbl>
      <w:tblPr>
        <w:tblW w:w="9914" w:type="dxa"/>
        <w:tblCellSpacing w:w="15" w:type="dxa"/>
        <w:tblInd w:w="-437" w:type="dxa"/>
        <w:tblCellMar>
          <w:top w:w="15" w:type="dxa"/>
          <w:left w:w="15" w:type="dxa"/>
          <w:bottom w:w="15" w:type="dxa"/>
          <w:right w:w="15" w:type="dxa"/>
        </w:tblCellMar>
        <w:tblLook w:val="04A0" w:firstRow="1" w:lastRow="0" w:firstColumn="1" w:lastColumn="0" w:noHBand="0" w:noVBand="1"/>
      </w:tblPr>
      <w:tblGrid>
        <w:gridCol w:w="2931"/>
        <w:gridCol w:w="6983"/>
      </w:tblGrid>
      <w:tr w:rsidR="0015607F" w14:paraId="20D9FF4D" w14:textId="77777777" w:rsidTr="008D57B8">
        <w:trPr>
          <w:trHeight w:val="263"/>
          <w:tblHeader/>
          <w:tblCellSpacing w:w="15" w:type="dxa"/>
        </w:trPr>
        <w:tc>
          <w:tcPr>
            <w:tcW w:w="0" w:type="auto"/>
            <w:vAlign w:val="center"/>
            <w:hideMark/>
          </w:tcPr>
          <w:p w14:paraId="2485114C" w14:textId="77777777" w:rsidR="0015607F" w:rsidRDefault="0015607F">
            <w:pPr>
              <w:jc w:val="center"/>
              <w:rPr>
                <w:b/>
                <w:bCs/>
              </w:rPr>
            </w:pPr>
            <w:r>
              <w:rPr>
                <w:b/>
                <w:bCs/>
              </w:rPr>
              <w:t>Paradigm / Principle</w:t>
            </w:r>
          </w:p>
        </w:tc>
        <w:tc>
          <w:tcPr>
            <w:tcW w:w="0" w:type="auto"/>
            <w:vAlign w:val="center"/>
            <w:hideMark/>
          </w:tcPr>
          <w:p w14:paraId="1FF54EBA" w14:textId="4D81AEA0" w:rsidR="0015607F" w:rsidRDefault="0015607F">
            <w:pPr>
              <w:jc w:val="center"/>
              <w:rPr>
                <w:b/>
                <w:bCs/>
              </w:rPr>
            </w:pPr>
            <w:r>
              <w:rPr>
                <w:b/>
                <w:bCs/>
              </w:rPr>
              <w:t>Application in Nexly Mobile</w:t>
            </w:r>
          </w:p>
        </w:tc>
      </w:tr>
      <w:tr w:rsidR="0015607F" w14:paraId="30ED350F" w14:textId="77777777" w:rsidTr="0084645F">
        <w:trPr>
          <w:trHeight w:val="538"/>
          <w:tblCellSpacing w:w="15" w:type="dxa"/>
        </w:trPr>
        <w:tc>
          <w:tcPr>
            <w:tcW w:w="0" w:type="auto"/>
            <w:vAlign w:val="center"/>
            <w:hideMark/>
          </w:tcPr>
          <w:p w14:paraId="6623FC9F" w14:textId="77777777" w:rsidR="0015607F" w:rsidRDefault="0015607F" w:rsidP="0084645F">
            <w:pPr>
              <w:jc w:val="center"/>
            </w:pPr>
            <w:r>
              <w:rPr>
                <w:rStyle w:val="Strong"/>
              </w:rPr>
              <w:t>Constructivist Learning Theory</w:t>
            </w:r>
            <w:r>
              <w:t xml:space="preserve"> (Piaget, 1970)</w:t>
            </w:r>
          </w:p>
        </w:tc>
        <w:tc>
          <w:tcPr>
            <w:tcW w:w="0" w:type="auto"/>
            <w:vAlign w:val="center"/>
            <w:hideMark/>
          </w:tcPr>
          <w:p w14:paraId="0D9F3CD3" w14:textId="1BEA0370" w:rsidR="0015607F" w:rsidRDefault="0015607F" w:rsidP="0084645F">
            <w:pPr>
              <w:jc w:val="center"/>
            </w:pPr>
            <w:r>
              <w:t xml:space="preserve">Chat threads let students </w:t>
            </w:r>
            <w:r>
              <w:rPr>
                <w:rStyle w:val="Emphasis"/>
              </w:rPr>
              <w:t>construct knowledge</w:t>
            </w:r>
            <w:r>
              <w:t xml:space="preserve"> through dialogue and reflection rather than passively reading FAQs.</w:t>
            </w:r>
          </w:p>
        </w:tc>
      </w:tr>
      <w:tr w:rsidR="0015607F" w14:paraId="5CC3784A" w14:textId="77777777" w:rsidTr="0084645F">
        <w:trPr>
          <w:trHeight w:val="825"/>
          <w:tblCellSpacing w:w="15" w:type="dxa"/>
        </w:trPr>
        <w:tc>
          <w:tcPr>
            <w:tcW w:w="0" w:type="auto"/>
            <w:vAlign w:val="center"/>
            <w:hideMark/>
          </w:tcPr>
          <w:p w14:paraId="17194217" w14:textId="77777777" w:rsidR="0015607F" w:rsidRDefault="0015607F" w:rsidP="0084645F">
            <w:pPr>
              <w:jc w:val="center"/>
            </w:pPr>
            <w:r>
              <w:rPr>
                <w:rStyle w:val="Strong"/>
              </w:rPr>
              <w:t>Activity Theory</w:t>
            </w:r>
            <w:r>
              <w:t xml:space="preserve"> (Engeström, 1987)</w:t>
            </w:r>
          </w:p>
        </w:tc>
        <w:tc>
          <w:tcPr>
            <w:tcW w:w="0" w:type="auto"/>
            <w:vAlign w:val="center"/>
            <w:hideMark/>
          </w:tcPr>
          <w:p w14:paraId="3F092454" w14:textId="2084E0FA" w:rsidR="0015607F" w:rsidRDefault="0015607F" w:rsidP="0084645F">
            <w:pPr>
              <w:jc w:val="center"/>
            </w:pPr>
            <w:r>
              <w:t>Each use</w:t>
            </w:r>
            <w:r>
              <w:noBreakHyphen/>
              <w:t xml:space="preserve">case (e.g., </w:t>
            </w:r>
            <w:r>
              <w:rPr>
                <w:rStyle w:val="HTMLCode"/>
              </w:rPr>
              <w:t>ScheduleGroupMeeting</w:t>
            </w:r>
            <w:r>
              <w:t xml:space="preserve">) is modelled as an </w:t>
            </w:r>
            <w:r>
              <w:rPr>
                <w:rStyle w:val="Emphasis"/>
              </w:rPr>
              <w:t>activity system</w:t>
            </w:r>
            <w:r>
              <w:t xml:space="preserve"> with clear subject, tool, rules, and outcome nodes, ensuring the UI maps to authentic student goals.</w:t>
            </w:r>
          </w:p>
        </w:tc>
      </w:tr>
      <w:tr w:rsidR="0015607F" w14:paraId="2D6878BC" w14:textId="77777777" w:rsidTr="0084645F">
        <w:trPr>
          <w:trHeight w:val="813"/>
          <w:tblCellSpacing w:w="15" w:type="dxa"/>
        </w:trPr>
        <w:tc>
          <w:tcPr>
            <w:tcW w:w="0" w:type="auto"/>
            <w:vAlign w:val="center"/>
            <w:hideMark/>
          </w:tcPr>
          <w:p w14:paraId="51EA9D8D" w14:textId="77777777" w:rsidR="0015607F" w:rsidRDefault="0015607F" w:rsidP="0084645F">
            <w:pPr>
              <w:jc w:val="center"/>
            </w:pPr>
            <w:r>
              <w:rPr>
                <w:rStyle w:val="Strong"/>
              </w:rPr>
              <w:t>Human</w:t>
            </w:r>
            <w:r>
              <w:rPr>
                <w:rStyle w:val="Strong"/>
              </w:rPr>
              <w:noBreakHyphen/>
              <w:t>in</w:t>
            </w:r>
            <w:r>
              <w:rPr>
                <w:rStyle w:val="Strong"/>
              </w:rPr>
              <w:noBreakHyphen/>
              <w:t>the</w:t>
            </w:r>
            <w:r>
              <w:rPr>
                <w:rStyle w:val="Strong"/>
              </w:rPr>
              <w:noBreakHyphen/>
              <w:t>Loop AI</w:t>
            </w:r>
          </w:p>
        </w:tc>
        <w:tc>
          <w:tcPr>
            <w:tcW w:w="0" w:type="auto"/>
            <w:vAlign w:val="center"/>
            <w:hideMark/>
          </w:tcPr>
          <w:p w14:paraId="30AB0EED" w14:textId="77777777" w:rsidR="0015607F" w:rsidRDefault="0015607F" w:rsidP="0084645F">
            <w:pPr>
              <w:jc w:val="center"/>
            </w:pPr>
            <w:r>
              <w:t xml:space="preserve">The AI generates answers, but </w:t>
            </w:r>
            <w:r>
              <w:rPr>
                <w:rStyle w:val="Emphasis"/>
              </w:rPr>
              <w:t>students steer</w:t>
            </w:r>
            <w:r>
              <w:t xml:space="preserve"> the conversation; ambiguous queries trigger clarifying questions rather than opaque guesses.</w:t>
            </w:r>
          </w:p>
        </w:tc>
      </w:tr>
      <w:tr w:rsidR="0015607F" w14:paraId="75AF0C43" w14:textId="77777777" w:rsidTr="0084645F">
        <w:trPr>
          <w:trHeight w:val="813"/>
          <w:tblCellSpacing w:w="15" w:type="dxa"/>
        </w:trPr>
        <w:tc>
          <w:tcPr>
            <w:tcW w:w="0" w:type="auto"/>
            <w:vAlign w:val="center"/>
            <w:hideMark/>
          </w:tcPr>
          <w:p w14:paraId="1BEC8796" w14:textId="77777777" w:rsidR="0015607F" w:rsidRDefault="0015607F" w:rsidP="0084645F">
            <w:pPr>
              <w:jc w:val="center"/>
            </w:pPr>
            <w:r>
              <w:rPr>
                <w:rStyle w:val="Strong"/>
              </w:rPr>
              <w:t>Mobile HCI Best</w:t>
            </w:r>
            <w:r>
              <w:rPr>
                <w:rStyle w:val="Strong"/>
              </w:rPr>
              <w:noBreakHyphen/>
              <w:t>Practices</w:t>
            </w:r>
            <w:r>
              <w:t xml:space="preserve"> (Nielsen, 2020)</w:t>
            </w:r>
          </w:p>
        </w:tc>
        <w:tc>
          <w:tcPr>
            <w:tcW w:w="0" w:type="auto"/>
            <w:vAlign w:val="center"/>
            <w:hideMark/>
          </w:tcPr>
          <w:p w14:paraId="5C1A3D50" w14:textId="77777777" w:rsidR="0015607F" w:rsidRDefault="0015607F" w:rsidP="0084645F">
            <w:pPr>
              <w:jc w:val="center"/>
            </w:pPr>
            <w:r>
              <w:t>≥ 44 px tappable targets, dark</w:t>
            </w:r>
            <w:r>
              <w:noBreakHyphen/>
              <w:t>mode parity, and haptic feedback on critical actions (e.g., message sent).</w:t>
            </w:r>
          </w:p>
        </w:tc>
      </w:tr>
    </w:tbl>
    <w:p w14:paraId="0444F3B9" w14:textId="1C56DA44" w:rsidR="0015607F" w:rsidRDefault="0015607F" w:rsidP="00DF2DB1">
      <w:pPr>
        <w:spacing w:before="240"/>
      </w:pPr>
    </w:p>
    <w:p w14:paraId="574CB2E5" w14:textId="5413A1A6" w:rsidR="00E95635" w:rsidRDefault="00E95635" w:rsidP="00E95635">
      <w:pPr>
        <w:pStyle w:val="Heading2"/>
        <w:numPr>
          <w:ilvl w:val="0"/>
          <w:numId w:val="0"/>
        </w:numPr>
      </w:pPr>
      <w:bookmarkStart w:id="54" w:name="_6.2_Design_Philosophy"/>
      <w:bookmarkEnd w:id="54"/>
      <w:r>
        <w:t>6.</w:t>
      </w:r>
      <w:r w:rsidR="00A657B6">
        <w:t>2</w:t>
      </w:r>
      <w:r>
        <w:tab/>
      </w:r>
      <w:r w:rsidR="00092B74">
        <w:t>Design Philosophy &amp; Human</w:t>
      </w:r>
      <w:r w:rsidR="00092B74">
        <w:noBreakHyphen/>
        <w:t>Centred Objectives</w:t>
      </w:r>
    </w:p>
    <w:p w14:paraId="06661D5F" w14:textId="76B59A12" w:rsidR="001A285D" w:rsidRDefault="001A285D" w:rsidP="001A285D">
      <w:r>
        <w:rPr>
          <w:rFonts w:hAnsi="Symbol"/>
        </w:rPr>
        <w:t></w:t>
      </w:r>
      <w:r>
        <w:t xml:space="preserve">  </w:t>
      </w:r>
      <w:r>
        <w:rPr>
          <w:rStyle w:val="Strong"/>
        </w:rPr>
        <w:t>Empathy over Efficiency</w:t>
      </w:r>
      <w:r>
        <w:t> — a five</w:t>
      </w:r>
      <w:r>
        <w:noBreakHyphen/>
        <w:t xml:space="preserve">second delay that yields a </w:t>
      </w:r>
      <w:r>
        <w:rPr>
          <w:rStyle w:val="Emphasis"/>
        </w:rPr>
        <w:t>caring</w:t>
      </w:r>
      <w:r>
        <w:t xml:space="preserve"> answer is preferable to a sub</w:t>
      </w:r>
      <w:r>
        <w:noBreakHyphen/>
        <w:t>second, robotic response.</w:t>
      </w:r>
    </w:p>
    <w:p w14:paraId="1681892D" w14:textId="77777777" w:rsidR="001A285D" w:rsidRDefault="001A285D" w:rsidP="001A285D">
      <w:r>
        <w:rPr>
          <w:rFonts w:hAnsi="Symbol"/>
        </w:rPr>
        <w:t></w:t>
      </w:r>
      <w:r>
        <w:t xml:space="preserve">  </w:t>
      </w:r>
      <w:r>
        <w:rPr>
          <w:rStyle w:val="Strong"/>
        </w:rPr>
        <w:t>Transparency by Default</w:t>
      </w:r>
      <w:r>
        <w:t> — the formatter appends a “Last updated” timestamp and source snippet to every policy answer, letting the student verify authenticity.</w:t>
      </w:r>
    </w:p>
    <w:p w14:paraId="027837A7" w14:textId="77777777" w:rsidR="001A285D" w:rsidRDefault="001A285D" w:rsidP="001A285D">
      <w:r>
        <w:rPr>
          <w:rFonts w:hAnsi="Symbol"/>
        </w:rPr>
        <w:t></w:t>
      </w:r>
      <w:r>
        <w:t xml:space="preserve">  </w:t>
      </w:r>
      <w:r>
        <w:rPr>
          <w:rStyle w:val="Strong"/>
        </w:rPr>
        <w:t>Progressive Disclosure</w:t>
      </w:r>
      <w:r>
        <w:t> — advanced features (group</w:t>
      </w:r>
      <w:r>
        <w:noBreakHyphen/>
        <w:t>rename, access</w:t>
      </w:r>
      <w:r>
        <w:noBreakHyphen/>
        <w:t>control lists) remain hidden until a user demonstrates need, keeping the surface minimal for newcomers.</w:t>
      </w:r>
    </w:p>
    <w:p w14:paraId="27F4D128" w14:textId="3B507BCE" w:rsidR="000C01E3" w:rsidRDefault="000C01E3" w:rsidP="000C01E3">
      <w:pPr>
        <w:pStyle w:val="Heading2"/>
        <w:numPr>
          <w:ilvl w:val="0"/>
          <w:numId w:val="0"/>
        </w:numPr>
      </w:pPr>
      <w:bookmarkStart w:id="55" w:name="_6.3_System_Overview"/>
      <w:bookmarkEnd w:id="55"/>
      <w:r>
        <w:lastRenderedPageBreak/>
        <w:t>6.3</w:t>
      </w:r>
      <w:r>
        <w:tab/>
      </w:r>
      <w:r w:rsidR="00554169">
        <w:t>System Overview</w:t>
      </w:r>
    </w:p>
    <w:p w14:paraId="22CA232E" w14:textId="77777777" w:rsidR="000C01E3" w:rsidRPr="001A285D" w:rsidRDefault="000C01E3" w:rsidP="001A285D"/>
    <w:tbl>
      <w:tblPr>
        <w:tblW w:w="9348" w:type="dxa"/>
        <w:tblCellSpacing w:w="15" w:type="dxa"/>
        <w:tblCellMar>
          <w:top w:w="15" w:type="dxa"/>
          <w:left w:w="15" w:type="dxa"/>
          <w:bottom w:w="15" w:type="dxa"/>
          <w:right w:w="15" w:type="dxa"/>
        </w:tblCellMar>
        <w:tblLook w:val="04A0" w:firstRow="1" w:lastRow="0" w:firstColumn="1" w:lastColumn="0" w:noHBand="0" w:noVBand="1"/>
      </w:tblPr>
      <w:tblGrid>
        <w:gridCol w:w="2127"/>
        <w:gridCol w:w="2214"/>
        <w:gridCol w:w="5007"/>
      </w:tblGrid>
      <w:tr w:rsidR="00F71B3B" w:rsidRPr="008E5EAE" w14:paraId="582105F2" w14:textId="77777777" w:rsidTr="0027577C">
        <w:trPr>
          <w:trHeight w:val="267"/>
          <w:tblHeader/>
          <w:tblCellSpacing w:w="15" w:type="dxa"/>
        </w:trPr>
        <w:tc>
          <w:tcPr>
            <w:tcW w:w="2082" w:type="dxa"/>
            <w:vAlign w:val="center"/>
            <w:hideMark/>
          </w:tcPr>
          <w:p w14:paraId="73F06017" w14:textId="77777777" w:rsidR="00F71B3B" w:rsidRPr="008E5EAE" w:rsidRDefault="00F71B3B" w:rsidP="00017EDA">
            <w:pPr>
              <w:jc w:val="center"/>
              <w:rPr>
                <w:b/>
                <w:bCs/>
              </w:rPr>
            </w:pPr>
            <w:r w:rsidRPr="008E5EAE">
              <w:rPr>
                <w:b/>
                <w:bCs/>
              </w:rPr>
              <w:t>Layer</w:t>
            </w:r>
          </w:p>
        </w:tc>
        <w:tc>
          <w:tcPr>
            <w:tcW w:w="2184" w:type="dxa"/>
            <w:vAlign w:val="center"/>
            <w:hideMark/>
          </w:tcPr>
          <w:p w14:paraId="67A34E96" w14:textId="77777777" w:rsidR="00F71B3B" w:rsidRPr="008E5EAE" w:rsidRDefault="00F71B3B" w:rsidP="00017EDA">
            <w:pPr>
              <w:jc w:val="center"/>
              <w:rPr>
                <w:b/>
                <w:bCs/>
              </w:rPr>
            </w:pPr>
            <w:r w:rsidRPr="008E5EAE">
              <w:rPr>
                <w:b/>
                <w:bCs/>
              </w:rPr>
              <w:t>Technology</w:t>
            </w:r>
          </w:p>
        </w:tc>
        <w:tc>
          <w:tcPr>
            <w:tcW w:w="0" w:type="auto"/>
            <w:vAlign w:val="center"/>
            <w:hideMark/>
          </w:tcPr>
          <w:p w14:paraId="7F0AB079" w14:textId="77777777" w:rsidR="00F71B3B" w:rsidRPr="008E5EAE" w:rsidRDefault="00F71B3B" w:rsidP="00017EDA">
            <w:pPr>
              <w:jc w:val="center"/>
              <w:rPr>
                <w:b/>
                <w:bCs/>
              </w:rPr>
            </w:pPr>
            <w:r w:rsidRPr="008E5EAE">
              <w:rPr>
                <w:b/>
                <w:bCs/>
              </w:rPr>
              <w:t>Purpose</w:t>
            </w:r>
          </w:p>
        </w:tc>
      </w:tr>
      <w:tr w:rsidR="00F71B3B" w:rsidRPr="008E5EAE" w14:paraId="5AD98006" w14:textId="77777777" w:rsidTr="0027577C">
        <w:trPr>
          <w:trHeight w:val="267"/>
          <w:tblCellSpacing w:w="15" w:type="dxa"/>
        </w:trPr>
        <w:tc>
          <w:tcPr>
            <w:tcW w:w="2082" w:type="dxa"/>
            <w:vAlign w:val="center"/>
            <w:hideMark/>
          </w:tcPr>
          <w:p w14:paraId="05EDF5A6" w14:textId="77777777" w:rsidR="00F71B3B" w:rsidRPr="00AB5DB9" w:rsidRDefault="00F71B3B" w:rsidP="00017EDA">
            <w:pPr>
              <w:jc w:val="center"/>
              <w:rPr>
                <w:b/>
                <w:bCs/>
              </w:rPr>
            </w:pPr>
            <w:r w:rsidRPr="00AB5DB9">
              <w:rPr>
                <w:b/>
                <w:bCs/>
              </w:rPr>
              <w:t>Frontend</w:t>
            </w:r>
          </w:p>
        </w:tc>
        <w:tc>
          <w:tcPr>
            <w:tcW w:w="2184" w:type="dxa"/>
            <w:vAlign w:val="center"/>
            <w:hideMark/>
          </w:tcPr>
          <w:p w14:paraId="14F5A7E4" w14:textId="77777777" w:rsidR="00F71B3B" w:rsidRPr="00476AE8" w:rsidRDefault="00F71B3B" w:rsidP="00017EDA">
            <w:pPr>
              <w:jc w:val="center"/>
            </w:pPr>
            <w:r w:rsidRPr="00476AE8">
              <w:t>Flutter (Dart)</w:t>
            </w:r>
          </w:p>
        </w:tc>
        <w:tc>
          <w:tcPr>
            <w:tcW w:w="0" w:type="auto"/>
            <w:vAlign w:val="center"/>
            <w:hideMark/>
          </w:tcPr>
          <w:p w14:paraId="2F368D5A" w14:textId="77777777" w:rsidR="00F71B3B" w:rsidRPr="008E5EAE" w:rsidRDefault="00F71B3B" w:rsidP="00017EDA">
            <w:pPr>
              <w:jc w:val="center"/>
            </w:pPr>
            <w:r w:rsidRPr="008E5EAE">
              <w:t>UI, state management, device integration</w:t>
            </w:r>
          </w:p>
        </w:tc>
      </w:tr>
      <w:tr w:rsidR="00F71B3B" w:rsidRPr="008E5EAE" w14:paraId="0644772B" w14:textId="77777777" w:rsidTr="0027577C">
        <w:trPr>
          <w:trHeight w:val="267"/>
          <w:tblCellSpacing w:w="15" w:type="dxa"/>
        </w:trPr>
        <w:tc>
          <w:tcPr>
            <w:tcW w:w="2082" w:type="dxa"/>
            <w:vAlign w:val="center"/>
            <w:hideMark/>
          </w:tcPr>
          <w:p w14:paraId="65114736" w14:textId="77777777" w:rsidR="00F71B3B" w:rsidRPr="00AB5DB9" w:rsidRDefault="00F71B3B" w:rsidP="00017EDA">
            <w:pPr>
              <w:jc w:val="center"/>
              <w:rPr>
                <w:b/>
                <w:bCs/>
              </w:rPr>
            </w:pPr>
            <w:r w:rsidRPr="00AB5DB9">
              <w:rPr>
                <w:b/>
                <w:bCs/>
              </w:rPr>
              <w:t>State</w:t>
            </w:r>
          </w:p>
        </w:tc>
        <w:tc>
          <w:tcPr>
            <w:tcW w:w="2184" w:type="dxa"/>
            <w:vAlign w:val="center"/>
            <w:hideMark/>
          </w:tcPr>
          <w:p w14:paraId="62E5C512" w14:textId="77777777" w:rsidR="00F71B3B" w:rsidRPr="00476AE8" w:rsidRDefault="00F71B3B" w:rsidP="00017EDA">
            <w:pPr>
              <w:jc w:val="center"/>
            </w:pPr>
            <w:r w:rsidRPr="00476AE8">
              <w:t>Riverpod</w:t>
            </w:r>
          </w:p>
        </w:tc>
        <w:tc>
          <w:tcPr>
            <w:tcW w:w="0" w:type="auto"/>
            <w:vAlign w:val="center"/>
            <w:hideMark/>
          </w:tcPr>
          <w:p w14:paraId="23C6374E" w14:textId="77777777" w:rsidR="00F71B3B" w:rsidRPr="008E5EAE" w:rsidRDefault="00F71B3B" w:rsidP="00017EDA">
            <w:pPr>
              <w:jc w:val="center"/>
            </w:pPr>
            <w:r w:rsidRPr="008E5EAE">
              <w:t>Reactive state &amp; dependency injection</w:t>
            </w:r>
          </w:p>
        </w:tc>
      </w:tr>
      <w:tr w:rsidR="00F71B3B" w:rsidRPr="008E5EAE" w14:paraId="6C7CD16E" w14:textId="77777777" w:rsidTr="0027577C">
        <w:trPr>
          <w:trHeight w:val="267"/>
          <w:tblCellSpacing w:w="15" w:type="dxa"/>
        </w:trPr>
        <w:tc>
          <w:tcPr>
            <w:tcW w:w="2082" w:type="dxa"/>
            <w:vAlign w:val="center"/>
            <w:hideMark/>
          </w:tcPr>
          <w:p w14:paraId="0B9C5935" w14:textId="77777777" w:rsidR="00F71B3B" w:rsidRPr="00AB5DB9" w:rsidRDefault="00F71B3B" w:rsidP="00017EDA">
            <w:pPr>
              <w:jc w:val="center"/>
              <w:rPr>
                <w:b/>
                <w:bCs/>
              </w:rPr>
            </w:pPr>
            <w:r w:rsidRPr="00AB5DB9">
              <w:rPr>
                <w:b/>
                <w:bCs/>
              </w:rPr>
              <w:t>Storage</w:t>
            </w:r>
          </w:p>
        </w:tc>
        <w:tc>
          <w:tcPr>
            <w:tcW w:w="2184" w:type="dxa"/>
            <w:vAlign w:val="center"/>
            <w:hideMark/>
          </w:tcPr>
          <w:p w14:paraId="0816FCA8" w14:textId="77777777" w:rsidR="00F71B3B" w:rsidRPr="00476AE8" w:rsidRDefault="00F71B3B" w:rsidP="00017EDA">
            <w:pPr>
              <w:jc w:val="center"/>
            </w:pPr>
            <w:r w:rsidRPr="00476AE8">
              <w:t>SharedPreferences</w:t>
            </w:r>
          </w:p>
        </w:tc>
        <w:tc>
          <w:tcPr>
            <w:tcW w:w="0" w:type="auto"/>
            <w:vAlign w:val="center"/>
            <w:hideMark/>
          </w:tcPr>
          <w:p w14:paraId="74E7678F" w14:textId="77777777" w:rsidR="00F71B3B" w:rsidRPr="008E5EAE" w:rsidRDefault="00F71B3B" w:rsidP="00017EDA">
            <w:pPr>
              <w:jc w:val="center"/>
            </w:pPr>
            <w:r w:rsidRPr="008E5EAE">
              <w:t>Persist user settings, threads, messages</w:t>
            </w:r>
          </w:p>
        </w:tc>
      </w:tr>
      <w:tr w:rsidR="00F71B3B" w:rsidRPr="008E5EAE" w14:paraId="11900B6D" w14:textId="77777777" w:rsidTr="0027577C">
        <w:trPr>
          <w:trHeight w:val="546"/>
          <w:tblCellSpacing w:w="15" w:type="dxa"/>
        </w:trPr>
        <w:tc>
          <w:tcPr>
            <w:tcW w:w="2082" w:type="dxa"/>
            <w:vAlign w:val="center"/>
            <w:hideMark/>
          </w:tcPr>
          <w:p w14:paraId="0B7B6C2A" w14:textId="77777777" w:rsidR="00F71B3B" w:rsidRPr="00AB5DB9" w:rsidRDefault="00F71B3B" w:rsidP="00017EDA">
            <w:pPr>
              <w:jc w:val="center"/>
              <w:rPr>
                <w:b/>
                <w:bCs/>
              </w:rPr>
            </w:pPr>
            <w:r w:rsidRPr="00AB5DB9">
              <w:rPr>
                <w:b/>
                <w:bCs/>
              </w:rPr>
              <w:t>AI Backend</w:t>
            </w:r>
          </w:p>
        </w:tc>
        <w:tc>
          <w:tcPr>
            <w:tcW w:w="2184" w:type="dxa"/>
            <w:vAlign w:val="center"/>
            <w:hideMark/>
          </w:tcPr>
          <w:p w14:paraId="18F13CD6" w14:textId="77777777" w:rsidR="00F71B3B" w:rsidRPr="00476AE8" w:rsidRDefault="00F71B3B" w:rsidP="00017EDA">
            <w:pPr>
              <w:jc w:val="center"/>
            </w:pPr>
            <w:r w:rsidRPr="00476AE8">
              <w:t>Google Gemini + Exa.ai</w:t>
            </w:r>
          </w:p>
        </w:tc>
        <w:tc>
          <w:tcPr>
            <w:tcW w:w="0" w:type="auto"/>
            <w:vAlign w:val="center"/>
            <w:hideMark/>
          </w:tcPr>
          <w:p w14:paraId="79B78C58" w14:textId="77777777" w:rsidR="00F71B3B" w:rsidRPr="008E5EAE" w:rsidRDefault="00F71B3B" w:rsidP="00017EDA">
            <w:pPr>
              <w:jc w:val="center"/>
            </w:pPr>
            <w:r w:rsidRPr="008E5EAE">
              <w:t>Query optimisation, UOS</w:t>
            </w:r>
            <w:r w:rsidRPr="008E5EAE">
              <w:noBreakHyphen/>
              <w:t>specific search, structured responses</w:t>
            </w:r>
          </w:p>
        </w:tc>
      </w:tr>
      <w:tr w:rsidR="00F71B3B" w:rsidRPr="008E5EAE" w14:paraId="6857D921" w14:textId="77777777" w:rsidTr="0027577C">
        <w:trPr>
          <w:trHeight w:val="267"/>
          <w:tblCellSpacing w:w="15" w:type="dxa"/>
        </w:trPr>
        <w:tc>
          <w:tcPr>
            <w:tcW w:w="2082" w:type="dxa"/>
            <w:vAlign w:val="center"/>
            <w:hideMark/>
          </w:tcPr>
          <w:p w14:paraId="5E130706" w14:textId="77777777" w:rsidR="00F71B3B" w:rsidRPr="00AB5DB9" w:rsidRDefault="00F71B3B" w:rsidP="00017EDA">
            <w:pPr>
              <w:jc w:val="center"/>
              <w:rPr>
                <w:b/>
                <w:bCs/>
              </w:rPr>
            </w:pPr>
            <w:r w:rsidRPr="00AB5DB9">
              <w:rPr>
                <w:b/>
                <w:bCs/>
              </w:rPr>
              <w:t>Analytics/Logging</w:t>
            </w:r>
          </w:p>
        </w:tc>
        <w:tc>
          <w:tcPr>
            <w:tcW w:w="2184" w:type="dxa"/>
            <w:vAlign w:val="center"/>
            <w:hideMark/>
          </w:tcPr>
          <w:p w14:paraId="1B015463" w14:textId="39E8E41A" w:rsidR="00F71B3B" w:rsidRPr="00476AE8" w:rsidRDefault="00F71B3B" w:rsidP="00017EDA">
            <w:pPr>
              <w:jc w:val="center"/>
            </w:pPr>
            <w:r w:rsidRPr="00476AE8">
              <w:t>Dart logging</w:t>
            </w:r>
          </w:p>
        </w:tc>
        <w:tc>
          <w:tcPr>
            <w:tcW w:w="0" w:type="auto"/>
            <w:vAlign w:val="center"/>
            <w:hideMark/>
          </w:tcPr>
          <w:p w14:paraId="1D0F2053" w14:textId="77777777" w:rsidR="00F71B3B" w:rsidRPr="008E5EAE" w:rsidRDefault="00F71B3B" w:rsidP="00017EDA">
            <w:pPr>
              <w:jc w:val="center"/>
            </w:pPr>
            <w:r w:rsidRPr="008E5EAE">
              <w:t>Debugging &amp; performance metrics</w:t>
            </w:r>
          </w:p>
        </w:tc>
      </w:tr>
      <w:tr w:rsidR="00F71B3B" w:rsidRPr="008E5EAE" w14:paraId="6AA23F0A" w14:textId="77777777" w:rsidTr="0027577C">
        <w:trPr>
          <w:trHeight w:val="546"/>
          <w:tblCellSpacing w:w="15" w:type="dxa"/>
        </w:trPr>
        <w:tc>
          <w:tcPr>
            <w:tcW w:w="2082" w:type="dxa"/>
            <w:vAlign w:val="center"/>
            <w:hideMark/>
          </w:tcPr>
          <w:p w14:paraId="0D31C40C" w14:textId="77777777" w:rsidR="00F71B3B" w:rsidRPr="00AB5DB9" w:rsidRDefault="00F71B3B" w:rsidP="00017EDA">
            <w:pPr>
              <w:jc w:val="center"/>
              <w:rPr>
                <w:b/>
                <w:bCs/>
              </w:rPr>
            </w:pPr>
            <w:r w:rsidRPr="00AB5DB9">
              <w:rPr>
                <w:b/>
                <w:bCs/>
              </w:rPr>
              <w:t>CI/CD</w:t>
            </w:r>
          </w:p>
        </w:tc>
        <w:tc>
          <w:tcPr>
            <w:tcW w:w="2184" w:type="dxa"/>
            <w:vAlign w:val="center"/>
            <w:hideMark/>
          </w:tcPr>
          <w:p w14:paraId="493AB9E7" w14:textId="51E1E6A1" w:rsidR="00F71B3B" w:rsidRPr="00476AE8" w:rsidRDefault="00F71B3B" w:rsidP="00017EDA">
            <w:pPr>
              <w:jc w:val="center"/>
            </w:pPr>
            <w:r w:rsidRPr="00476AE8">
              <w:t>GitHub Actions</w:t>
            </w:r>
          </w:p>
        </w:tc>
        <w:tc>
          <w:tcPr>
            <w:tcW w:w="0" w:type="auto"/>
            <w:vAlign w:val="center"/>
            <w:hideMark/>
          </w:tcPr>
          <w:p w14:paraId="6CFABFF0" w14:textId="77777777" w:rsidR="00F71B3B" w:rsidRPr="008E5EAE" w:rsidRDefault="00F71B3B" w:rsidP="00017EDA">
            <w:pPr>
              <w:jc w:val="center"/>
            </w:pPr>
            <w:r w:rsidRPr="008E5EAE">
              <w:t>Automated build, test, deploy</w:t>
            </w:r>
          </w:p>
        </w:tc>
      </w:tr>
    </w:tbl>
    <w:p w14:paraId="7508B91F" w14:textId="77777777" w:rsidR="0049013F" w:rsidRDefault="0049013F" w:rsidP="0049013F">
      <w:pPr>
        <w:spacing w:before="100" w:beforeAutospacing="1" w:after="100" w:afterAutospacing="1"/>
        <w:ind w:firstLine="720"/>
      </w:pPr>
      <w:r>
        <w:t xml:space="preserve">The Nexly Mobile App architecture is designed around a modular, layered structure that ensures maintainability, scalability, and high responsiveness. At the frontend, </w:t>
      </w:r>
      <w:r>
        <w:rPr>
          <w:rStyle w:val="Strong"/>
        </w:rPr>
        <w:t>Flutter (Dart)</w:t>
      </w:r>
      <w:r>
        <w:t xml:space="preserve"> powers the user interface and handles device integration, delivering a visually appealing, platform-consistent experience across both iOS and Android. </w:t>
      </w:r>
      <w:r>
        <w:rPr>
          <w:rStyle w:val="Strong"/>
        </w:rPr>
        <w:t>Riverpod</w:t>
      </w:r>
      <w:r>
        <w:t xml:space="preserve"> serves as the state management solution, enabling fine-grained reactivity, dependency injection, and context-safe state handling across views and user sessions.</w:t>
      </w:r>
    </w:p>
    <w:p w14:paraId="6AB2D717" w14:textId="64ED9BA6" w:rsidR="0049013F" w:rsidRDefault="0049013F" w:rsidP="0049013F">
      <w:pPr>
        <w:spacing w:before="100" w:beforeAutospacing="1" w:after="100" w:afterAutospacing="1"/>
      </w:pPr>
      <w:r>
        <w:t xml:space="preserve">For data persistence, the app employs </w:t>
      </w:r>
      <w:r>
        <w:rPr>
          <w:rStyle w:val="Strong"/>
        </w:rPr>
        <w:t>SharedPreferences</w:t>
      </w:r>
      <w:r>
        <w:t xml:space="preserve">, storing essential user settings, conversation threads, and cached messages locally to allow seamless recovery and offline fallback. AI functionality is driven by a dual integration of </w:t>
      </w:r>
      <w:r>
        <w:rPr>
          <w:rStyle w:val="Strong"/>
        </w:rPr>
        <w:t>Google Gemini</w:t>
      </w:r>
      <w:r>
        <w:t xml:space="preserve"> for conversational reasoning and </w:t>
      </w:r>
      <w:r>
        <w:rPr>
          <w:rStyle w:val="Strong"/>
        </w:rPr>
        <w:t>Exa.ai</w:t>
      </w:r>
      <w:r>
        <w:t xml:space="preserve"> for </w:t>
      </w:r>
      <w:r w:rsidR="00F6520F">
        <w:t>deep-</w:t>
      </w:r>
      <w:r>
        <w:t>domain-specific search—together forming a pipeline where user queries are first optimized via Gemini, enriched with UOS-relevant documents from Exa, and finally answered through Gemini with contextual awareness. This backend is carefully structured to maintain a balance between performance and personalization, with query-specific constraints and fallback strategies built-in.</w:t>
      </w:r>
    </w:p>
    <w:p w14:paraId="69F27EB8" w14:textId="77777777" w:rsidR="0049013F" w:rsidRDefault="0049013F" w:rsidP="0049013F">
      <w:pPr>
        <w:spacing w:before="100" w:beforeAutospacing="1" w:after="100" w:afterAutospacing="1"/>
      </w:pPr>
      <w:r>
        <w:t xml:space="preserve">The app also features </w:t>
      </w:r>
      <w:r>
        <w:rPr>
          <w:rStyle w:val="Strong"/>
        </w:rPr>
        <w:t>Dart-based logging</w:t>
      </w:r>
      <w:r>
        <w:t xml:space="preserve"> for tracking runtime behavior and debugging events, paving the way for future remote analytics and monitoring. Continuous Integration and Delivery (CI/CD) is handled through </w:t>
      </w:r>
      <w:r>
        <w:rPr>
          <w:rStyle w:val="Strong"/>
        </w:rPr>
        <w:t>GitHub Actions</w:t>
      </w:r>
      <w:r>
        <w:t>, streamlining build, test, and deploy cycles. This workflow ensures that any update, whether functional or cosmetic, passes quality checks before reaching users—maintaining stability as the app evolves through future enhancements like real UOS API integration and push notifications.</w:t>
      </w:r>
    </w:p>
    <w:p w14:paraId="55FC59B3" w14:textId="3F56450F" w:rsidR="002974F5" w:rsidRDefault="002974F5" w:rsidP="002974F5">
      <w:pPr>
        <w:pStyle w:val="Heading2"/>
        <w:numPr>
          <w:ilvl w:val="0"/>
          <w:numId w:val="0"/>
        </w:numPr>
      </w:pPr>
      <w:bookmarkStart w:id="56" w:name="_6.4_Workflow_and"/>
      <w:bookmarkEnd w:id="56"/>
      <w:r>
        <w:t>6.</w:t>
      </w:r>
      <w:r w:rsidR="00CD7DB5">
        <w:t>4</w:t>
      </w:r>
      <w:r>
        <w:tab/>
      </w:r>
      <w:r w:rsidR="007039D2">
        <w:t>Workflow and Component Architecture</w:t>
      </w:r>
    </w:p>
    <w:p w14:paraId="34FE85FC" w14:textId="4F75F114" w:rsidR="007870DB" w:rsidRDefault="007870DB" w:rsidP="002308DE">
      <w:pPr>
        <w:spacing w:before="100" w:beforeAutospacing="1" w:after="100" w:afterAutospacing="1"/>
        <w:ind w:firstLine="720"/>
      </w:pPr>
      <w:r>
        <w:t xml:space="preserve">The architecture of Nexly Mobile follows a clean separation of concerns, built around a three-layer model: presentation, domain, and data. The </w:t>
      </w:r>
      <w:r>
        <w:rPr>
          <w:rStyle w:val="Strong"/>
        </w:rPr>
        <w:t>system’s query-response workflow</w:t>
      </w:r>
      <w:r>
        <w:t xml:space="preserve">, as illustrated in the high-level diagram, begins when a student inputs a message into the </w:t>
      </w:r>
      <w:r>
        <w:rPr>
          <w:rStyle w:val="Strong"/>
        </w:rPr>
        <w:t>Flutter-powered UI</w:t>
      </w:r>
      <w:r>
        <w:t xml:space="preserve">. This input is immediately sent to </w:t>
      </w:r>
      <w:r>
        <w:rPr>
          <w:rStyle w:val="Strong"/>
        </w:rPr>
        <w:t>Google’s Gemini API</w:t>
      </w:r>
      <w:r>
        <w:t>, where the message is semantically optimized into a structured, search-oriented query using temperature-controlled prompting. This step ensures that vague or informal student questions are transformed into a precise, relevant format.</w:t>
      </w:r>
    </w:p>
    <w:p w14:paraId="4A313C6D" w14:textId="4405CC15" w:rsidR="00A67B36" w:rsidRDefault="007870DB" w:rsidP="00A67B36">
      <w:pPr>
        <w:spacing w:before="100" w:beforeAutospacing="1" w:after="100" w:afterAutospacing="1"/>
      </w:pPr>
      <w:r>
        <w:t xml:space="preserve">Once optimized, the query is passed to </w:t>
      </w:r>
      <w:r>
        <w:rPr>
          <w:rStyle w:val="Strong"/>
        </w:rPr>
        <w:t>Exa.ai</w:t>
      </w:r>
      <w:r>
        <w:t xml:space="preserve">, which performs a real-time semantic search across domains constrained to </w:t>
      </w:r>
      <w:r>
        <w:rPr>
          <w:rStyle w:val="HTMLCode"/>
        </w:rPr>
        <w:t>uos.ac.ae</w:t>
      </w:r>
      <w:r>
        <w:t xml:space="preserve"> and </w:t>
      </w:r>
      <w:r>
        <w:rPr>
          <w:rStyle w:val="HTMLCode"/>
        </w:rPr>
        <w:t>sharjah.ac.ae</w:t>
      </w:r>
      <w:r>
        <w:t xml:space="preserve">. It fetches up to eight contextually ranked documents, which are then routed back to </w:t>
      </w:r>
      <w:r>
        <w:rPr>
          <w:rStyle w:val="Strong"/>
        </w:rPr>
        <w:t>Gemini</w:t>
      </w:r>
      <w:r>
        <w:t xml:space="preserve">, along with the last ten </w:t>
      </w:r>
      <w:r w:rsidR="00E83B1D">
        <w:rPr>
          <w:noProof/>
        </w:rPr>
        <w:lastRenderedPageBreak/>
        <mc:AlternateContent>
          <mc:Choice Requires="wpg">
            <w:drawing>
              <wp:anchor distT="0" distB="0" distL="114300" distR="114300" simplePos="0" relativeHeight="251650048" behindDoc="1" locked="0" layoutInCell="1" allowOverlap="1" wp14:anchorId="491F0DC9" wp14:editId="550E1F41">
                <wp:simplePos x="0" y="0"/>
                <wp:positionH relativeFrom="column">
                  <wp:posOffset>3211195</wp:posOffset>
                </wp:positionH>
                <wp:positionV relativeFrom="paragraph">
                  <wp:posOffset>0</wp:posOffset>
                </wp:positionV>
                <wp:extent cx="2897505" cy="3022600"/>
                <wp:effectExtent l="0" t="0" r="10795" b="12700"/>
                <wp:wrapTight wrapText="bothSides">
                  <wp:wrapPolygon edited="0">
                    <wp:start x="0" y="0"/>
                    <wp:lineTo x="0" y="21600"/>
                    <wp:lineTo x="21586" y="21600"/>
                    <wp:lineTo x="21586" y="0"/>
                    <wp:lineTo x="0" y="0"/>
                  </wp:wrapPolygon>
                </wp:wrapTight>
                <wp:docPr id="1020159511" name="Group 27"/>
                <wp:cNvGraphicFramePr/>
                <a:graphic xmlns:a="http://schemas.openxmlformats.org/drawingml/2006/main">
                  <a:graphicData uri="http://schemas.microsoft.com/office/word/2010/wordprocessingGroup">
                    <wpg:wgp>
                      <wpg:cNvGrpSpPr/>
                      <wpg:grpSpPr>
                        <a:xfrm>
                          <a:off x="0" y="0"/>
                          <a:ext cx="2897505" cy="3022600"/>
                          <a:chOff x="0" y="0"/>
                          <a:chExt cx="4106545" cy="4074385"/>
                        </a:xfrm>
                      </wpg:grpSpPr>
                      <wps:wsp>
                        <wps:cNvPr id="497689941" name="Rectangle 25"/>
                        <wps:cNvSpPr/>
                        <wps:spPr>
                          <a:xfrm>
                            <a:off x="0" y="0"/>
                            <a:ext cx="4106545" cy="40743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594013093" name="Picture 2"/>
                          <pic:cNvPicPr>
                            <a:picLocks noChangeAspect="1"/>
                          </pic:cNvPicPr>
                        </pic:nvPicPr>
                        <pic:blipFill>
                          <a:blip r:embed="rId47" cstate="print">
                            <a:extLst>
                              <a:ext uri="{28A0092B-C50C-407E-A947-70E740481C1C}">
                                <a14:useLocalDpi xmlns:a14="http://schemas.microsoft.com/office/drawing/2010/main" val="0"/>
                              </a:ext>
                            </a:extLst>
                          </a:blip>
                          <a:srcRect/>
                          <a:stretch/>
                        </pic:blipFill>
                        <pic:spPr>
                          <a:xfrm>
                            <a:off x="194264" y="121320"/>
                            <a:ext cx="3794367" cy="2527029"/>
                          </a:xfrm>
                          <a:prstGeom prst="rect">
                            <a:avLst/>
                          </a:prstGeom>
                        </pic:spPr>
                      </pic:pic>
                      <wps:wsp>
                        <wps:cNvPr id="223800523" name="Text Box 26"/>
                        <wps:cNvSpPr txBox="1"/>
                        <wps:spPr>
                          <a:xfrm>
                            <a:off x="79130" y="2928745"/>
                            <a:ext cx="3961765" cy="1074617"/>
                          </a:xfrm>
                          <a:prstGeom prst="rect">
                            <a:avLst/>
                          </a:prstGeom>
                          <a:solidFill>
                            <a:schemeClr val="lt1"/>
                          </a:solidFill>
                          <a:ln w="6350">
                            <a:solidFill>
                              <a:prstClr val="black"/>
                            </a:solidFill>
                          </a:ln>
                        </wps:spPr>
                        <wps:txbx>
                          <w:txbxContent>
                            <w:p w14:paraId="6E814C31" w14:textId="714EBD80" w:rsidR="00861529" w:rsidRPr="004F4AC8" w:rsidRDefault="00861529" w:rsidP="00E83B1D">
                              <w:pPr>
                                <w:pStyle w:val="Heading3"/>
                                <w:jc w:val="center"/>
                                <w:rPr>
                                  <w:rStyle w:val="SubtleReference"/>
                                  <w:b w:val="0"/>
                                  <w:bCs w:val="0"/>
                                </w:rPr>
                              </w:pPr>
                              <w:r w:rsidRPr="004F4AC8">
                                <w:rPr>
                                  <w:rStyle w:val="SubtleReference"/>
                                  <w:b w:val="0"/>
                                  <w:bCs w:val="0"/>
                                </w:rPr>
                                <w:t xml:space="preserve">Figure </w:t>
                              </w:r>
                              <w:r>
                                <w:rPr>
                                  <w:rStyle w:val="SubtleReference"/>
                                  <w:b w:val="0"/>
                                  <w:bCs w:val="0"/>
                                </w:rPr>
                                <w:t>6.2</w:t>
                              </w:r>
                              <w:r w:rsidRPr="004F4AC8">
                                <w:rPr>
                                  <w:rStyle w:val="SubtleReference"/>
                                  <w:b w:val="0"/>
                                  <w:bCs w:val="0"/>
                                </w:rPr>
                                <w:t xml:space="preserve">: </w:t>
                              </w:r>
                              <w:r>
                                <w:rPr>
                                  <w:rStyle w:val="SubtleReference"/>
                                  <w:b w:val="0"/>
                                  <w:bCs w:val="0"/>
                                </w:rPr>
                                <w:t>the systematic workflow of nexly mobile, demonstrated by a flowchart showcasing how a resopnse generation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91F0DC9" id="_x0000_s1094" style="position:absolute;margin-left:252.85pt;margin-top:0;width:228.15pt;height:238pt;z-index:-251666432;mso-width-relative:margin;mso-height-relative:margin" coordsize="41065,40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">
                <v:rect id="Rectangle 25" o:spid="_x0000_s1095" style="position:absolute;width:41065;height:40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" filled="f" strokecolor="#09101d [484]" strokeweight="1pt"/>
                <v:shape id="Picture 2" o:spid="_x0000_s1096" type="#_x0000_t75" style="position:absolute;left:1942;top:1213;width:37944;height:2527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">
                  <v:imagedata r:id="rId48" o:title=""/>
                </v:shape>
                <v:shape id="_x0000_s1097" type="#_x0000_t202" style="position:absolute;left:791;top:29287;width:39617;height:10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" fillcolor="white [3201]" strokeweight=".5pt">
                  <v:textbox>
                    <w:txbxContent>
                      <w:p w14:paraId="6E814C31" w14:textId="714EBD80" w:rsidR="00861529" w:rsidRPr="004F4AC8" w:rsidRDefault="00861529" w:rsidP="00E83B1D">
                        <w:pPr>
                          <w:pStyle w:val="Heading3"/>
                          <w:jc w:val="center"/>
                          <w:rPr>
                            <w:rStyle w:val="SubtleReference"/>
                            <w:b w:val="0"/>
                            <w:bCs w:val="0"/>
                          </w:rPr>
                        </w:pPr>
                        <w:r w:rsidRPr="004F4AC8">
                          <w:rPr>
                            <w:rStyle w:val="SubtleReference"/>
                            <w:b w:val="0"/>
                            <w:bCs w:val="0"/>
                          </w:rPr>
                          <w:t xml:space="preserve">Figure </w:t>
                        </w:r>
                        <w:r>
                          <w:rPr>
                            <w:rStyle w:val="SubtleReference"/>
                            <w:b w:val="0"/>
                            <w:bCs w:val="0"/>
                          </w:rPr>
                          <w:t>6.2</w:t>
                        </w:r>
                        <w:r w:rsidRPr="004F4AC8">
                          <w:rPr>
                            <w:rStyle w:val="SubtleReference"/>
                            <w:b w:val="0"/>
                            <w:bCs w:val="0"/>
                          </w:rPr>
                          <w:t xml:space="preserve">: </w:t>
                        </w:r>
                        <w:r>
                          <w:rPr>
                            <w:rStyle w:val="SubtleReference"/>
                            <w:b w:val="0"/>
                            <w:bCs w:val="0"/>
                          </w:rPr>
                          <w:t>the systematic workflow of nexly mobile, demonstrated by a flowchart showcasing how a resopnse generation works.</w:t>
                        </w:r>
                      </w:p>
                    </w:txbxContent>
                  </v:textbox>
                </v:shape>
                <w10:wrap type="tight"/>
              </v:group>
            </w:pict>
          </mc:Fallback>
        </mc:AlternateContent>
      </w:r>
      <w:r>
        <w:t xml:space="preserve">messages from the thread and the original user query. Gemini synthesizes a </w:t>
      </w:r>
      <w:r>
        <w:rPr>
          <w:rStyle w:val="Strong"/>
        </w:rPr>
        <w:t>Markdown-formatted, context-aware response</w:t>
      </w:r>
      <w:r>
        <w:t>, which includes tables, lists, or rich text if needed, ensuring a conversational yet informative answer. This final response is then rendered in the chat interface, with rotating loading texts keeping the user engaged during the generation process.</w:t>
      </w:r>
    </w:p>
    <w:p w14:paraId="3B4206C3" w14:textId="49624700" w:rsidR="007870DB" w:rsidRDefault="007870DB" w:rsidP="00A67B36">
      <w:pPr>
        <w:spacing w:before="100" w:beforeAutospacing="1" w:after="100" w:afterAutospacing="1"/>
      </w:pPr>
      <w:r>
        <w:t xml:space="preserve">From an architectural standpoint, the </w:t>
      </w:r>
      <w:r>
        <w:rPr>
          <w:rStyle w:val="Strong"/>
        </w:rPr>
        <w:t>presentation layer</w:t>
      </w:r>
      <w:r>
        <w:t xml:space="preserve">—developed with Flutter—contains all UI screens such as the </w:t>
      </w:r>
      <w:r>
        <w:rPr>
          <w:rStyle w:val="Strong"/>
        </w:rPr>
        <w:t>chat interface, thread management, onboarding/login flow, study groups, and profile/settings views</w:t>
      </w:r>
      <w:r>
        <w:t xml:space="preserve">. These interact with the </w:t>
      </w:r>
      <w:r>
        <w:rPr>
          <w:rStyle w:val="Strong"/>
        </w:rPr>
        <w:t>domain layer</w:t>
      </w:r>
      <w:r>
        <w:t xml:space="preserve">, where the core business logic resides. Repositories like </w:t>
      </w:r>
      <w:r>
        <w:rPr>
          <w:rStyle w:val="HTMLCode"/>
        </w:rPr>
        <w:t>GeminiRepo</w:t>
      </w:r>
      <w:r>
        <w:t xml:space="preserve">, </w:t>
      </w:r>
      <w:r>
        <w:rPr>
          <w:rStyle w:val="HTMLCode"/>
        </w:rPr>
        <w:t>ExaSearchRepo</w:t>
      </w:r>
      <w:r>
        <w:t xml:space="preserve">, and </w:t>
      </w:r>
      <w:r>
        <w:rPr>
          <w:rStyle w:val="HTMLCode"/>
        </w:rPr>
        <w:t>ThreadRepo</w:t>
      </w:r>
      <w:r>
        <w:t xml:space="preserve"> abstract the data sources, while services such as </w:t>
      </w:r>
      <w:r>
        <w:rPr>
          <w:rStyle w:val="HTMLCode"/>
        </w:rPr>
        <w:t>ChatService</w:t>
      </w:r>
      <w:r>
        <w:t xml:space="preserve">, </w:t>
      </w:r>
      <w:r>
        <w:rPr>
          <w:rStyle w:val="HTMLCode"/>
        </w:rPr>
        <w:t>ScheduleService</w:t>
      </w:r>
      <w:r>
        <w:t xml:space="preserve">, and the mock </w:t>
      </w:r>
      <w:r>
        <w:rPr>
          <w:rStyle w:val="HTMLCode"/>
        </w:rPr>
        <w:t>AuthService</w:t>
      </w:r>
      <w:r>
        <w:t xml:space="preserve"> orchestrate workflows and state changes. This is supported by </w:t>
      </w:r>
      <w:r>
        <w:rPr>
          <w:rStyle w:val="Strong"/>
        </w:rPr>
        <w:t>Riverpod notifiers</w:t>
      </w:r>
      <w:r>
        <w:t xml:space="preserve"> (</w:t>
      </w:r>
      <w:r>
        <w:rPr>
          <w:rStyle w:val="HTMLCode"/>
        </w:rPr>
        <w:t>CurrentChatThreadNotifier</w:t>
      </w:r>
      <w:r>
        <w:t>, etc.) that maintain real-time reactivity across the app.</w:t>
      </w:r>
    </w:p>
    <w:p w14:paraId="6F0A465F" w14:textId="5A4AAC1B" w:rsidR="007870DB" w:rsidRDefault="00626265" w:rsidP="00626265">
      <w:pPr>
        <w:spacing w:before="100" w:beforeAutospacing="1" w:after="100" w:afterAutospacing="1"/>
      </w:pPr>
      <w:r>
        <w:rPr>
          <w:noProof/>
        </w:rPr>
        <mc:AlternateContent>
          <mc:Choice Requires="wpg">
            <w:drawing>
              <wp:anchor distT="0" distB="0" distL="114300" distR="114300" simplePos="0" relativeHeight="251660288" behindDoc="1" locked="0" layoutInCell="1" allowOverlap="1" wp14:anchorId="48495B37" wp14:editId="35709834">
                <wp:simplePos x="0" y="0"/>
                <wp:positionH relativeFrom="column">
                  <wp:posOffset>1631950</wp:posOffset>
                </wp:positionH>
                <wp:positionV relativeFrom="paragraph">
                  <wp:posOffset>15240</wp:posOffset>
                </wp:positionV>
                <wp:extent cx="4473575" cy="2856230"/>
                <wp:effectExtent l="0" t="0" r="9525" b="13970"/>
                <wp:wrapTight wrapText="bothSides">
                  <wp:wrapPolygon edited="0">
                    <wp:start x="0" y="0"/>
                    <wp:lineTo x="0" y="21610"/>
                    <wp:lineTo x="21585" y="21610"/>
                    <wp:lineTo x="21585" y="0"/>
                    <wp:lineTo x="0" y="0"/>
                  </wp:wrapPolygon>
                </wp:wrapTight>
                <wp:docPr id="787513526" name="Group 27"/>
                <wp:cNvGraphicFramePr/>
                <a:graphic xmlns:a="http://schemas.openxmlformats.org/drawingml/2006/main">
                  <a:graphicData uri="http://schemas.microsoft.com/office/word/2010/wordprocessingGroup">
                    <wpg:wgp>
                      <wpg:cNvGrpSpPr/>
                      <wpg:grpSpPr>
                        <a:xfrm>
                          <a:off x="0" y="0"/>
                          <a:ext cx="4473575" cy="2856230"/>
                          <a:chOff x="0" y="0"/>
                          <a:chExt cx="4106545" cy="3850561"/>
                        </a:xfrm>
                      </wpg:grpSpPr>
                      <wps:wsp>
                        <wps:cNvPr id="1942248747" name="Rectangle 25"/>
                        <wps:cNvSpPr/>
                        <wps:spPr>
                          <a:xfrm>
                            <a:off x="0" y="0"/>
                            <a:ext cx="4106545" cy="385056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625613228" name="Picture 2"/>
                          <pic:cNvPicPr>
                            <a:picLocks noChangeAspect="1"/>
                          </pic:cNvPicPr>
                        </pic:nvPicPr>
                        <pic:blipFill>
                          <a:blip r:embed="rId49" cstate="print">
                            <a:extLst>
                              <a:ext uri="{28A0092B-C50C-407E-A947-70E740481C1C}">
                                <a14:useLocalDpi xmlns:a14="http://schemas.microsoft.com/office/drawing/2010/main" val="0"/>
                              </a:ext>
                            </a:extLst>
                          </a:blip>
                          <a:srcRect/>
                          <a:stretch/>
                        </pic:blipFill>
                        <pic:spPr>
                          <a:xfrm>
                            <a:off x="387343" y="121320"/>
                            <a:ext cx="3323961" cy="2860469"/>
                          </a:xfrm>
                          <a:prstGeom prst="rect">
                            <a:avLst/>
                          </a:prstGeom>
                        </pic:spPr>
                      </pic:pic>
                      <wps:wsp>
                        <wps:cNvPr id="333798060" name="Text Box 26"/>
                        <wps:cNvSpPr txBox="1"/>
                        <wps:spPr>
                          <a:xfrm>
                            <a:off x="79130" y="2928746"/>
                            <a:ext cx="3961765" cy="809763"/>
                          </a:xfrm>
                          <a:prstGeom prst="rect">
                            <a:avLst/>
                          </a:prstGeom>
                          <a:solidFill>
                            <a:schemeClr val="lt1"/>
                          </a:solidFill>
                          <a:ln w="6350">
                            <a:solidFill>
                              <a:prstClr val="black"/>
                            </a:solidFill>
                          </a:ln>
                        </wps:spPr>
                        <wps:txbx>
                          <w:txbxContent>
                            <w:p w14:paraId="50A771A4" w14:textId="517754FD" w:rsidR="00861529" w:rsidRPr="004F4AC8" w:rsidRDefault="00861529" w:rsidP="00626265">
                              <w:pPr>
                                <w:pStyle w:val="Heading3"/>
                                <w:jc w:val="center"/>
                                <w:rPr>
                                  <w:rStyle w:val="SubtleReference"/>
                                  <w:b w:val="0"/>
                                  <w:bCs w:val="0"/>
                                </w:rPr>
                              </w:pPr>
                              <w:bookmarkStart w:id="57" w:name="Figure6_3"/>
                              <w:bookmarkStart w:id="58" w:name="_Figure_6.3:_the"/>
                              <w:bookmarkEnd w:id="57"/>
                              <w:bookmarkEnd w:id="58"/>
                              <w:r w:rsidRPr="004F4AC8">
                                <w:rPr>
                                  <w:rStyle w:val="SubtleReference"/>
                                  <w:b w:val="0"/>
                                  <w:bCs w:val="0"/>
                                </w:rPr>
                                <w:t xml:space="preserve">Figure </w:t>
                              </w:r>
                              <w:r>
                                <w:rPr>
                                  <w:rStyle w:val="SubtleReference"/>
                                  <w:b w:val="0"/>
                                  <w:bCs w:val="0"/>
                                </w:rPr>
                                <w:t>6.3</w:t>
                              </w:r>
                              <w:r w:rsidRPr="004F4AC8">
                                <w:rPr>
                                  <w:rStyle w:val="SubtleReference"/>
                                  <w:b w:val="0"/>
                                  <w:bCs w:val="0"/>
                                </w:rPr>
                                <w:t xml:space="preserve">: </w:t>
                              </w:r>
                              <w:r>
                                <w:rPr>
                                  <w:rStyle w:val="SubtleReference"/>
                                  <w:b w:val="0"/>
                                  <w:bCs w:val="0"/>
                                </w:rPr>
                                <w:t>the systematic workflow of nexly mobile, demonstrated by a sequence diagram showcasing how a resopnse generation works.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48495B37" id="_x0000_s1098" style="position:absolute;margin-left:128.5pt;margin-top:1.2pt;width:352.25pt;height:224.9pt;z-index:-251656192;mso-width-relative:margin;mso-height-relative:margin" coordsize="41065,38505"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">
                <v:rect id="Rectangle 25" o:spid="_x0000_s1099" style="position:absolute;width:41065;height:3850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" filled="f" strokecolor="#09101d [484]" strokeweight="1pt"/>
                <v:shape id="Picture 2" o:spid="_x0000_s1100" type="#_x0000_t75" style="position:absolute;left:3873;top:1213;width:33240;height:2860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">
                  <v:imagedata r:id="rId50" o:title=""/>
                </v:shape>
                <v:shape id="_x0000_s1101" type="#_x0000_t202" style="position:absolute;left:791;top:29287;width:39617;height:809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" fillcolor="white [3201]" strokeweight=".5pt">
                  <v:textbox>
                    <w:txbxContent>
                      <w:p w14:paraId="50A771A4" w14:textId="517754FD" w:rsidR="00861529" w:rsidRPr="004F4AC8" w:rsidRDefault="00861529" w:rsidP="00626265">
                        <w:pPr>
                          <w:pStyle w:val="Heading3"/>
                          <w:jc w:val="center"/>
                          <w:rPr>
                            <w:rStyle w:val="SubtleReference"/>
                            <w:b w:val="0"/>
                            <w:bCs w:val="0"/>
                          </w:rPr>
                        </w:pPr>
                        <w:bookmarkStart w:id="59" w:name="Figure6_3"/>
                        <w:bookmarkStart w:id="60" w:name="_Figure_6.3:_the"/>
                        <w:bookmarkEnd w:id="59"/>
                        <w:bookmarkEnd w:id="60"/>
                        <w:r w:rsidRPr="004F4AC8">
                          <w:rPr>
                            <w:rStyle w:val="SubtleReference"/>
                            <w:b w:val="0"/>
                            <w:bCs w:val="0"/>
                          </w:rPr>
                          <w:t xml:space="preserve">Figure </w:t>
                        </w:r>
                        <w:r>
                          <w:rPr>
                            <w:rStyle w:val="SubtleReference"/>
                            <w:b w:val="0"/>
                            <w:bCs w:val="0"/>
                          </w:rPr>
                          <w:t>6.3</w:t>
                        </w:r>
                        <w:r w:rsidRPr="004F4AC8">
                          <w:rPr>
                            <w:rStyle w:val="SubtleReference"/>
                            <w:b w:val="0"/>
                            <w:bCs w:val="0"/>
                          </w:rPr>
                          <w:t xml:space="preserve">: </w:t>
                        </w:r>
                        <w:r>
                          <w:rPr>
                            <w:rStyle w:val="SubtleReference"/>
                            <w:b w:val="0"/>
                            <w:bCs w:val="0"/>
                          </w:rPr>
                          <w:t>the systematic workflow of nexly mobile, demonstrated by a sequence diagram showcasing how a resopnse generation works.</w:t>
                        </w:r>
                      </w:p>
                    </w:txbxContent>
                  </v:textbox>
                </v:shape>
                <w10:wrap type="tight"/>
              </v:group>
            </w:pict>
          </mc:Fallback>
        </mc:AlternateContent>
      </w:r>
      <w:r w:rsidR="007870DB">
        <w:t xml:space="preserve">Finally, the </w:t>
      </w:r>
      <w:r w:rsidR="007870DB">
        <w:rPr>
          <w:rStyle w:val="Strong"/>
        </w:rPr>
        <w:t>data layer</w:t>
      </w:r>
      <w:r w:rsidR="007870DB">
        <w:t xml:space="preserve"> is composed of </w:t>
      </w:r>
      <w:r w:rsidR="007870DB">
        <w:rPr>
          <w:rStyle w:val="Strong"/>
        </w:rPr>
        <w:t>local persistence mechanisms</w:t>
      </w:r>
      <w:r w:rsidR="007870DB">
        <w:t xml:space="preserve">—primarily </w:t>
      </w:r>
      <w:r w:rsidR="007870DB">
        <w:rPr>
          <w:rStyle w:val="HTMLCode"/>
        </w:rPr>
        <w:t>SharedPreferences</w:t>
      </w:r>
      <w:r w:rsidR="007870DB">
        <w:t>, which stores JSON-encoded data including saved threads and user settings. Mock data for schedules and study groups are also used during development, with future provisions for integrating official UOS APIs, calendar systems, and the BlackBoard LMS. This layered approach ensures the system is modular, testable, and easily extensible as new features and real data sources come into play.</w:t>
      </w:r>
    </w:p>
    <w:p w14:paraId="2A4BA51C" w14:textId="360E5439" w:rsidR="001A5C92" w:rsidRDefault="009A382C" w:rsidP="001A7B9C">
      <w:pPr>
        <w:spacing w:before="100" w:beforeAutospacing="1" w:after="100" w:afterAutospacing="1"/>
      </w:pPr>
      <w:r>
        <w:t>So in short</w:t>
      </w:r>
      <w:r w:rsidR="00CE1EFC">
        <w:t xml:space="preserve"> as shown in </w:t>
      </w:r>
      <w:hyperlink w:anchor="_Figure_6.3:_the" w:history="1">
        <w:r w:rsidR="00CE1EFC" w:rsidRPr="00E208E2">
          <w:rPr>
            <w:rStyle w:val="Hyperlink"/>
            <w:i/>
            <w:iCs/>
          </w:rPr>
          <w:t>Figure 6</w:t>
        </w:r>
        <w:r w:rsidR="005177F2" w:rsidRPr="00E208E2">
          <w:rPr>
            <w:rStyle w:val="Hyperlink"/>
            <w:i/>
            <w:iCs/>
          </w:rPr>
          <w:t>.3</w:t>
        </w:r>
      </w:hyperlink>
      <w:r w:rsidR="006C6DEF">
        <w:t>,</w:t>
      </w:r>
      <w:r>
        <w:t xml:space="preserve"> t</w:t>
      </w:r>
      <w:r w:rsidR="001A5C92">
        <w:t xml:space="preserve">he user journey begins when a message is submitted through the </w:t>
      </w:r>
      <w:r w:rsidR="001A5C92">
        <w:rPr>
          <w:rStyle w:val="HTMLCode"/>
        </w:rPr>
        <w:t>ChatInputField</w:t>
      </w:r>
      <w:r w:rsidR="001A5C92">
        <w:t xml:space="preserve">, which triggers the </w:t>
      </w:r>
      <w:r w:rsidR="001A5C92">
        <w:rPr>
          <w:rStyle w:val="HTMLCode"/>
        </w:rPr>
        <w:t>ChatService.sendMessage()</w:t>
      </w:r>
      <w:r w:rsidR="001A5C92">
        <w:t xml:space="preserve"> function to initiate the AI interaction. The message is first sent to </w:t>
      </w:r>
      <w:r w:rsidR="001A5C92">
        <w:rPr>
          <w:rStyle w:val="Strong"/>
        </w:rPr>
        <w:t>Google Gemini</w:t>
      </w:r>
      <w:r w:rsidR="001A5C92">
        <w:t xml:space="preserve"> with a low-temperature parameter (0.2) to optimize the query for semantic search. This optimized query is then passed to </w:t>
      </w:r>
      <w:r w:rsidR="001A5C92">
        <w:rPr>
          <w:rStyle w:val="Strong"/>
        </w:rPr>
        <w:t>Exa.ai</w:t>
      </w:r>
      <w:r w:rsidR="001A5C92">
        <w:t xml:space="preserve">, which conducts a focused search across the </w:t>
      </w:r>
      <w:r w:rsidR="001A5C92">
        <w:rPr>
          <w:rStyle w:val="HTMLCode"/>
        </w:rPr>
        <w:t>uos.ac.ae</w:t>
      </w:r>
      <w:r w:rsidR="001A5C92">
        <w:t xml:space="preserve"> and </w:t>
      </w:r>
      <w:r w:rsidR="001A5C92">
        <w:rPr>
          <w:rStyle w:val="HTMLCode"/>
        </w:rPr>
        <w:t>sharjah.ac.ae</w:t>
      </w:r>
      <w:r w:rsidR="001A5C92">
        <w:t xml:space="preserve"> domains, returning up to eight ranked results limited to 3000 characters each, spanning a three-year content range. If Exa fails, the system gracefully falls back to </w:t>
      </w:r>
      <w:r w:rsidR="001A7B9C">
        <w:t>retrial</w:t>
      </w:r>
      <w:r w:rsidR="001A5C92">
        <w:t>.</w:t>
      </w:r>
      <w:r w:rsidR="001A7B9C">
        <w:t xml:space="preserve"> </w:t>
      </w:r>
      <w:r w:rsidR="001A5C92">
        <w:t xml:space="preserve">Next, the original user input, along with the Exa.ai search results and the last ten </w:t>
      </w:r>
      <w:r w:rsidR="001A5C92">
        <w:lastRenderedPageBreak/>
        <w:t xml:space="preserve">messages in the thread, are forwarded back to Gemini at a slightly higher temperature (0.3) to generate a contextual, markdown-formatted response. This response, which may include structured tables or code blocks, is rendered in the chat UI with loading indicators for user feedback during processing. Each message is saved locally using </w:t>
      </w:r>
      <w:r w:rsidR="001A5C92">
        <w:rPr>
          <w:rStyle w:val="HTMLCode"/>
        </w:rPr>
        <w:t>SharedPreferences</w:t>
      </w:r>
      <w:r w:rsidR="001A5C92">
        <w:t xml:space="preserve"> under its thread ID, and if it's a new thread, the title is stored after a short delay to prevent race conditions. In case of any errors—whether API failure or local I/O issues—the app provides user-friendly fallback mechanisms like cached responses, mock answers, or error banners to </w:t>
      </w:r>
      <w:r w:rsidR="00E041E7">
        <w:rPr>
          <w:noProof/>
        </w:rPr>
        <mc:AlternateContent>
          <mc:Choice Requires="wpg">
            <w:drawing>
              <wp:anchor distT="0" distB="0" distL="114300" distR="114300" simplePos="0" relativeHeight="251652096" behindDoc="1" locked="0" layoutInCell="1" allowOverlap="1" wp14:anchorId="56FAB986" wp14:editId="19D1D523">
                <wp:simplePos x="0" y="0"/>
                <wp:positionH relativeFrom="column">
                  <wp:posOffset>3425778</wp:posOffset>
                </wp:positionH>
                <wp:positionV relativeFrom="paragraph">
                  <wp:posOffset>1318874</wp:posOffset>
                </wp:positionV>
                <wp:extent cx="2897505" cy="3022600"/>
                <wp:effectExtent l="0" t="0" r="10795" b="12700"/>
                <wp:wrapTight wrapText="bothSides">
                  <wp:wrapPolygon edited="0">
                    <wp:start x="0" y="0"/>
                    <wp:lineTo x="0" y="21600"/>
                    <wp:lineTo x="21586" y="21600"/>
                    <wp:lineTo x="21586" y="0"/>
                    <wp:lineTo x="0" y="0"/>
                  </wp:wrapPolygon>
                </wp:wrapTight>
                <wp:docPr id="578708883" name="Group 27"/>
                <wp:cNvGraphicFramePr/>
                <a:graphic xmlns:a="http://schemas.openxmlformats.org/drawingml/2006/main">
                  <a:graphicData uri="http://schemas.microsoft.com/office/word/2010/wordprocessingGroup">
                    <wpg:wgp>
                      <wpg:cNvGrpSpPr/>
                      <wpg:grpSpPr>
                        <a:xfrm>
                          <a:off x="0" y="0"/>
                          <a:ext cx="2897505" cy="3022600"/>
                          <a:chOff x="0" y="0"/>
                          <a:chExt cx="4106545" cy="4074385"/>
                        </a:xfrm>
                      </wpg:grpSpPr>
                      <wps:wsp>
                        <wps:cNvPr id="1914778904" name="Rectangle 25"/>
                        <wps:cNvSpPr/>
                        <wps:spPr>
                          <a:xfrm>
                            <a:off x="0" y="0"/>
                            <a:ext cx="4106545" cy="4074385"/>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15793119" name="Picture 2"/>
                          <pic:cNvPicPr>
                            <a:picLocks noChangeAspect="1"/>
                          </pic:cNvPicPr>
                        </pic:nvPicPr>
                        <pic:blipFill>
                          <a:blip r:embed="rId51" cstate="print">
                            <a:extLst>
                              <a:ext uri="{28A0092B-C50C-407E-A947-70E740481C1C}">
                                <a14:useLocalDpi xmlns:a14="http://schemas.microsoft.com/office/drawing/2010/main" val="0"/>
                              </a:ext>
                            </a:extLst>
                          </a:blip>
                          <a:srcRect/>
                          <a:stretch/>
                        </pic:blipFill>
                        <pic:spPr>
                          <a:xfrm>
                            <a:off x="351022" y="121320"/>
                            <a:ext cx="3437955" cy="2659641"/>
                          </a:xfrm>
                          <a:prstGeom prst="rect">
                            <a:avLst/>
                          </a:prstGeom>
                        </pic:spPr>
                      </pic:pic>
                      <wps:wsp>
                        <wps:cNvPr id="1672474338" name="Text Box 26"/>
                        <wps:cNvSpPr txBox="1"/>
                        <wps:spPr>
                          <a:xfrm>
                            <a:off x="79130" y="2928745"/>
                            <a:ext cx="3961765" cy="1074617"/>
                          </a:xfrm>
                          <a:prstGeom prst="rect">
                            <a:avLst/>
                          </a:prstGeom>
                          <a:solidFill>
                            <a:schemeClr val="lt1"/>
                          </a:solidFill>
                          <a:ln w="6350">
                            <a:solidFill>
                              <a:prstClr val="black"/>
                            </a:solidFill>
                          </a:ln>
                        </wps:spPr>
                        <wps:txbx>
                          <w:txbxContent>
                            <w:p w14:paraId="4B596E29" w14:textId="4EC06F03" w:rsidR="00861529" w:rsidRPr="00111417" w:rsidRDefault="00861529" w:rsidP="00E83B1D">
                              <w:pPr>
                                <w:pStyle w:val="Heading3"/>
                                <w:jc w:val="center"/>
                                <w:rPr>
                                  <w:rStyle w:val="SubtleReference"/>
                                  <w:b w:val="0"/>
                                  <w:bCs w:val="0"/>
                                </w:rPr>
                              </w:pPr>
                              <w:bookmarkStart w:id="61" w:name="_Figure_6.4:_the"/>
                              <w:bookmarkEnd w:id="61"/>
                              <w:r w:rsidRPr="00111417">
                                <w:rPr>
                                  <w:rStyle w:val="SubtleReference"/>
                                  <w:b w:val="0"/>
                                  <w:bCs w:val="0"/>
                                </w:rPr>
                                <w:t xml:space="preserve">Figure </w:t>
                              </w:r>
                              <w:r>
                                <w:rPr>
                                  <w:rStyle w:val="SubtleReference"/>
                                  <w:b w:val="0"/>
                                  <w:bCs w:val="0"/>
                                </w:rPr>
                                <w:t>6.4</w:t>
                              </w:r>
                              <w:r w:rsidRPr="00111417">
                                <w:rPr>
                                  <w:rStyle w:val="SubtleReference"/>
                                  <w:b w:val="0"/>
                                  <w:bCs w:val="0"/>
                                </w:rPr>
                                <w:t>:</w:t>
                              </w:r>
                              <w:r>
                                <w:rPr>
                                  <w:rStyle w:val="SubtleReference"/>
                                  <w:b w:val="0"/>
                                  <w:bCs w:val="0"/>
                                </w:rPr>
                                <w:t xml:space="preserve"> the main code of the chat thread class, showcasing contrcutor and the json factory funciton in dart</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6FAB986" id="_x0000_s1102" style="position:absolute;margin-left:269.75pt;margin-top:103.85pt;width:228.15pt;height:238pt;z-index:-251664384;mso-width-relative:margin;mso-height-relative:margin" coordsize="41065,40743"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">
                <v:rect id="Rectangle 25" o:spid="_x0000_s1103" style="position:absolute;width:41065;height:40743;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" filled="f" strokecolor="#09101d [484]" strokeweight="1pt"/>
                <v:shape id="Picture 2" o:spid="_x0000_s1104" type="#_x0000_t75" style="position:absolute;left:3510;top:1213;width:34379;height:2659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">
                  <v:imagedata r:id="rId52" o:title=""/>
                </v:shape>
                <v:shape id="_x0000_s1105" type="#_x0000_t202" style="position:absolute;left:791;top:29287;width:39617;height:107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" fillcolor="white [3201]" strokeweight=".5pt">
                  <v:textbox>
                    <w:txbxContent>
                      <w:p w14:paraId="4B596E29" w14:textId="4EC06F03" w:rsidR="00861529" w:rsidRPr="00111417" w:rsidRDefault="00861529" w:rsidP="00E83B1D">
                        <w:pPr>
                          <w:pStyle w:val="Heading3"/>
                          <w:jc w:val="center"/>
                          <w:rPr>
                            <w:rStyle w:val="SubtleReference"/>
                            <w:b w:val="0"/>
                            <w:bCs w:val="0"/>
                          </w:rPr>
                        </w:pPr>
                        <w:bookmarkStart w:id="62" w:name="_Figure_6.4:_the"/>
                        <w:bookmarkEnd w:id="62"/>
                        <w:r w:rsidRPr="00111417">
                          <w:rPr>
                            <w:rStyle w:val="SubtleReference"/>
                            <w:b w:val="0"/>
                            <w:bCs w:val="0"/>
                          </w:rPr>
                          <w:t xml:space="preserve">Figure </w:t>
                        </w:r>
                        <w:r>
                          <w:rPr>
                            <w:rStyle w:val="SubtleReference"/>
                            <w:b w:val="0"/>
                            <w:bCs w:val="0"/>
                          </w:rPr>
                          <w:t>6.4</w:t>
                        </w:r>
                        <w:r w:rsidRPr="00111417">
                          <w:rPr>
                            <w:rStyle w:val="SubtleReference"/>
                            <w:b w:val="0"/>
                            <w:bCs w:val="0"/>
                          </w:rPr>
                          <w:t>:</w:t>
                        </w:r>
                        <w:r>
                          <w:rPr>
                            <w:rStyle w:val="SubtleReference"/>
                            <w:b w:val="0"/>
                            <w:bCs w:val="0"/>
                          </w:rPr>
                          <w:t xml:space="preserve"> the main code of the chat thread class, showcasing contrcutor and the json factory funciton in dart</w:t>
                        </w:r>
                      </w:p>
                    </w:txbxContent>
                  </v:textbox>
                </v:shape>
                <w10:wrap type="tight"/>
              </v:group>
            </w:pict>
          </mc:Fallback>
        </mc:AlternateContent>
      </w:r>
      <w:r w:rsidR="001A5C92">
        <w:t>maintain a smooth experience.</w:t>
      </w:r>
    </w:p>
    <w:p w14:paraId="74AC21D2" w14:textId="33CBD440" w:rsidR="009A382C" w:rsidRDefault="000000A1" w:rsidP="009A382C">
      <w:pPr>
        <w:pStyle w:val="Heading2"/>
        <w:numPr>
          <w:ilvl w:val="0"/>
          <w:numId w:val="0"/>
        </w:numPr>
      </w:pPr>
      <w:bookmarkStart w:id="63" w:name="_6.5_UI_and"/>
      <w:bookmarkEnd w:id="63"/>
      <w:r>
        <w:t>6.5</w:t>
      </w:r>
      <w:r>
        <w:tab/>
      </w:r>
      <w:r w:rsidR="009A382C">
        <w:t xml:space="preserve">UI and </w:t>
      </w:r>
      <w:r w:rsidR="00A80F6E">
        <w:t xml:space="preserve">Main </w:t>
      </w:r>
      <w:r w:rsidR="009A382C">
        <w:t xml:space="preserve">Components </w:t>
      </w:r>
    </w:p>
    <w:p w14:paraId="4616C60A" w14:textId="2BB9A183" w:rsidR="00162F8A" w:rsidRPr="00162F8A" w:rsidRDefault="00162F8A" w:rsidP="00162F8A"/>
    <w:p w14:paraId="666C2A2F" w14:textId="6E96C1EE" w:rsidR="00F120F9" w:rsidRDefault="00F120F9" w:rsidP="00EF17E0">
      <w:pPr>
        <w:ind w:firstLine="720"/>
        <w:jc w:val="both"/>
      </w:pPr>
      <w:r>
        <w:t xml:space="preserve">The chat interface </w:t>
      </w:r>
      <w:r w:rsidR="00B63E43">
        <w:t xml:space="preserve">is </w:t>
      </w:r>
      <w:r w:rsidR="00724F6C">
        <w:t>managed</w:t>
      </w:r>
      <w:r w:rsidR="00B63E43">
        <w:t xml:space="preserve"> through </w:t>
      </w:r>
      <w:r w:rsidR="00B63E43">
        <w:rPr>
          <w:rStyle w:val="HTMLCode"/>
        </w:rPr>
        <w:t>Chat</w:t>
      </w:r>
      <w:r w:rsidR="00745A18">
        <w:rPr>
          <w:rStyle w:val="HTMLCode"/>
        </w:rPr>
        <w:t>Screen</w:t>
      </w:r>
      <w:r w:rsidR="00B63E43">
        <w:t xml:space="preserve"> it </w:t>
      </w:r>
      <w:r>
        <w:t xml:space="preserve">serves as the core interaction point in Nexly (see </w:t>
      </w:r>
      <w:hyperlink w:anchor="_Figure_6.1:_a" w:history="1">
        <w:r w:rsidRPr="00E208E2">
          <w:rPr>
            <w:rStyle w:val="Hyperlink"/>
          </w:rPr>
          <w:t xml:space="preserve">Figure </w:t>
        </w:r>
        <w:r w:rsidR="00CA5869" w:rsidRPr="00E208E2">
          <w:rPr>
            <w:rStyle w:val="Hyperlink"/>
          </w:rPr>
          <w:t>6.</w:t>
        </w:r>
        <w:r w:rsidR="0066084E" w:rsidRPr="00E208E2">
          <w:rPr>
            <w:rStyle w:val="Hyperlink"/>
          </w:rPr>
          <w:t>1</w:t>
        </w:r>
      </w:hyperlink>
      <w:r>
        <w:t xml:space="preserve">), </w:t>
      </w:r>
      <w:r w:rsidR="00DD6634">
        <w:t xml:space="preserve">while </w:t>
      </w:r>
      <w:r w:rsidR="008C3B7B">
        <w:t>interacting</w:t>
      </w:r>
      <w:r w:rsidR="00DD6634">
        <w:t xml:space="preserve"> the service is </w:t>
      </w:r>
      <w:r>
        <w:t xml:space="preserve">maintaining a memory of the last ten messages to ensure context-aware replies. It displays rotating loading </w:t>
      </w:r>
      <w:r w:rsidR="001D7E46">
        <w:t>indicators</w:t>
      </w:r>
      <w:r>
        <w:t xml:space="preserve"> to keep users informed during AI processing. Thread titles are updated safely post-</w:t>
      </w:r>
      <w:r w:rsidR="00E535F3">
        <w:t>first</w:t>
      </w:r>
      <w:r w:rsidR="00C04384">
        <w:t>-</w:t>
      </w:r>
      <w:r>
        <w:t>response, with mounted checks and delayed guards preventing race conditions</w:t>
      </w:r>
      <w:r w:rsidR="008D5F5F">
        <w:t xml:space="preserve"> in data modification</w:t>
      </w:r>
      <w:r>
        <w:t>.</w:t>
      </w:r>
    </w:p>
    <w:p w14:paraId="6B383192" w14:textId="586AE9F0" w:rsidR="00723D0D" w:rsidRDefault="00723D0D" w:rsidP="00EF17E0">
      <w:pPr>
        <w:ind w:firstLine="720"/>
        <w:jc w:val="both"/>
      </w:pPr>
    </w:p>
    <w:p w14:paraId="7251309F" w14:textId="2DB1E098" w:rsidR="00E041E7" w:rsidRDefault="00723D0D" w:rsidP="00EF17E0">
      <w:pPr>
        <w:jc w:val="both"/>
      </w:pPr>
      <w:r>
        <w:t xml:space="preserve">Thread management is handled through </w:t>
      </w:r>
      <w:r w:rsidR="00F47E5E">
        <w:rPr>
          <w:rStyle w:val="HTMLCode"/>
        </w:rPr>
        <w:t>ChatT</w:t>
      </w:r>
      <w:r>
        <w:rPr>
          <w:rStyle w:val="HTMLCode"/>
        </w:rPr>
        <w:t>hread</w:t>
      </w:r>
      <w:r>
        <w:t xml:space="preserve">, enabling full CRUD operations (create, read, update, delete) as shown in </w:t>
      </w:r>
      <w:hyperlink w:anchor="_Figure_6.4:_the" w:history="1">
        <w:r w:rsidRPr="00E208E2">
          <w:rPr>
            <w:rStyle w:val="Hyperlink"/>
          </w:rPr>
          <w:t xml:space="preserve">Figure </w:t>
        </w:r>
        <w:r w:rsidR="00837A51" w:rsidRPr="00E208E2">
          <w:rPr>
            <w:rStyle w:val="Hyperlink"/>
          </w:rPr>
          <w:t>6.</w:t>
        </w:r>
        <w:r w:rsidR="001614DA" w:rsidRPr="00E208E2">
          <w:rPr>
            <w:rStyle w:val="Hyperlink"/>
          </w:rPr>
          <w:t>4</w:t>
        </w:r>
      </w:hyperlink>
      <w:r>
        <w:t>. Threads are sorted by recent activity, and users can swipe to delete. Titles are generated by AI with a fallback to “</w:t>
      </w:r>
      <w:r w:rsidR="00F84544">
        <w:t>New</w:t>
      </w:r>
      <w:r>
        <w:t xml:space="preserve"> Chat” if the generation fails. All actions are atomic, ensuring message links stay intact.</w:t>
      </w:r>
    </w:p>
    <w:p w14:paraId="75AB695F" w14:textId="0F70AD36" w:rsidR="009F4B70" w:rsidRDefault="00E041E7" w:rsidP="00EF17E0">
      <w:pPr>
        <w:jc w:val="both"/>
      </w:pPr>
      <w:r>
        <w:rPr>
          <w:noProof/>
        </w:rPr>
        <mc:AlternateContent>
          <mc:Choice Requires="wpg">
            <w:drawing>
              <wp:anchor distT="0" distB="0" distL="114300" distR="114300" simplePos="0" relativeHeight="251654144" behindDoc="1" locked="0" layoutInCell="1" allowOverlap="1" wp14:anchorId="680A34E9" wp14:editId="21EA4EFF">
                <wp:simplePos x="0" y="0"/>
                <wp:positionH relativeFrom="column">
                  <wp:posOffset>2874010</wp:posOffset>
                </wp:positionH>
                <wp:positionV relativeFrom="paragraph">
                  <wp:posOffset>-42173</wp:posOffset>
                </wp:positionV>
                <wp:extent cx="3447415" cy="4144645"/>
                <wp:effectExtent l="0" t="0" r="6985" b="8255"/>
                <wp:wrapTight wrapText="bothSides">
                  <wp:wrapPolygon edited="0">
                    <wp:start x="0" y="0"/>
                    <wp:lineTo x="0" y="21577"/>
                    <wp:lineTo x="21564" y="21577"/>
                    <wp:lineTo x="21564" y="0"/>
                    <wp:lineTo x="0" y="0"/>
                  </wp:wrapPolygon>
                </wp:wrapTight>
                <wp:docPr id="626935523" name="Group 27"/>
                <wp:cNvGraphicFramePr/>
                <a:graphic xmlns:a="http://schemas.openxmlformats.org/drawingml/2006/main">
                  <a:graphicData uri="http://schemas.microsoft.com/office/word/2010/wordprocessingGroup">
                    <wpg:wgp>
                      <wpg:cNvGrpSpPr/>
                      <wpg:grpSpPr>
                        <a:xfrm>
                          <a:off x="0" y="0"/>
                          <a:ext cx="3447415" cy="4144645"/>
                          <a:chOff x="-350794" y="0"/>
                          <a:chExt cx="4890828" cy="5588769"/>
                        </a:xfrm>
                      </wpg:grpSpPr>
                      <wps:wsp>
                        <wps:cNvPr id="1153723697" name="Rectangle 25"/>
                        <wps:cNvSpPr/>
                        <wps:spPr>
                          <a:xfrm>
                            <a:off x="-350794" y="0"/>
                            <a:ext cx="4890828" cy="5588769"/>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15148378" name="Picture 2"/>
                          <pic:cNvPicPr>
                            <a:picLocks noChangeAspect="1"/>
                          </pic:cNvPicPr>
                        </pic:nvPicPr>
                        <pic:blipFill>
                          <a:blip r:embed="rId53" cstate="print">
                            <a:extLst>
                              <a:ext uri="{28A0092B-C50C-407E-A947-70E740481C1C}">
                                <a14:useLocalDpi xmlns:a14="http://schemas.microsoft.com/office/drawing/2010/main" val="0"/>
                              </a:ext>
                            </a:extLst>
                          </a:blip>
                          <a:srcRect/>
                          <a:stretch/>
                        </pic:blipFill>
                        <pic:spPr>
                          <a:xfrm>
                            <a:off x="2173438" y="72132"/>
                            <a:ext cx="2283282" cy="4653718"/>
                          </a:xfrm>
                          <a:prstGeom prst="rect">
                            <a:avLst/>
                          </a:prstGeom>
                        </pic:spPr>
                      </pic:pic>
                      <wps:wsp>
                        <wps:cNvPr id="331107061" name="Text Box 26"/>
                        <wps:cNvSpPr txBox="1"/>
                        <wps:spPr>
                          <a:xfrm>
                            <a:off x="-255097" y="4783026"/>
                            <a:ext cx="4711817" cy="694574"/>
                          </a:xfrm>
                          <a:prstGeom prst="rect">
                            <a:avLst/>
                          </a:prstGeom>
                          <a:solidFill>
                            <a:schemeClr val="lt1"/>
                          </a:solidFill>
                          <a:ln w="6350">
                            <a:solidFill>
                              <a:prstClr val="black"/>
                            </a:solidFill>
                          </a:ln>
                        </wps:spPr>
                        <wps:txbx>
                          <w:txbxContent>
                            <w:p w14:paraId="62E632A3" w14:textId="603E6E00" w:rsidR="00861529" w:rsidRPr="008B24E3" w:rsidRDefault="00861529" w:rsidP="00C43EB2">
                              <w:pPr>
                                <w:pStyle w:val="Heading3"/>
                                <w:jc w:val="center"/>
                                <w:rPr>
                                  <w:rStyle w:val="SubtleReference"/>
                                  <w:b w:val="0"/>
                                  <w:bCs w:val="0"/>
                                </w:rPr>
                              </w:pPr>
                              <w:bookmarkStart w:id="64" w:name="_Figure_6.5:_a"/>
                              <w:bookmarkEnd w:id="64"/>
                              <w:r w:rsidRPr="008B24E3">
                                <w:rPr>
                                  <w:rStyle w:val="SubtleReference"/>
                                  <w:b w:val="0"/>
                                  <w:bCs w:val="0"/>
                                </w:rPr>
                                <w:t xml:space="preserve">Figure </w:t>
                              </w:r>
                              <w:r>
                                <w:rPr>
                                  <w:rStyle w:val="SubtleReference"/>
                                  <w:b w:val="0"/>
                                  <w:bCs w:val="0"/>
                                </w:rPr>
                                <w:t>6.5</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app login screen welcoming the user in their system theme</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1167733582" name="Picture 2"/>
                          <pic:cNvPicPr>
                            <a:picLocks noChangeAspect="1"/>
                          </pic:cNvPicPr>
                        </pic:nvPicPr>
                        <pic:blipFill>
                          <a:blip r:embed="rId54" cstate="print">
                            <a:extLst>
                              <a:ext uri="{28A0092B-C50C-407E-A947-70E740481C1C}">
                                <a14:useLocalDpi xmlns:a14="http://schemas.microsoft.com/office/drawing/2010/main" val="0"/>
                              </a:ext>
                            </a:extLst>
                          </a:blip>
                          <a:srcRect/>
                          <a:stretch/>
                        </pic:blipFill>
                        <pic:spPr>
                          <a:xfrm>
                            <a:off x="-255099" y="72133"/>
                            <a:ext cx="2283281" cy="4653715"/>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80A34E9" id="_x0000_s1106" style="position:absolute;left:0;text-align:left;margin-left:226.3pt;margin-top:-3.3pt;width:271.45pt;height:326.35pt;z-index:-251662336;mso-width-relative:margin;mso-height-relative:margin" coordorigin="-3507" coordsize="48908,55887"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">
                <v:rect id="Rectangle 25" o:spid="_x0000_s1107" style="position:absolute;left:-3507;width:48907;height:55887;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" filled="f" strokecolor="#09101d [484]" strokeweight="1pt"/>
                <v:shape id="Picture 2" o:spid="_x0000_s1108" type="#_x0000_t75" style="position:absolute;left:21734;top:721;width:22833;height:4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">
                  <v:imagedata r:id="rId55" o:title=""/>
                </v:shape>
                <v:shape id="_x0000_s1109" type="#_x0000_t202" style="position:absolute;left:-2550;top:47830;width:47117;height:694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" fillcolor="white [3201]" strokeweight=".5pt">
                  <v:textbox>
                    <w:txbxContent>
                      <w:p w14:paraId="62E632A3" w14:textId="603E6E00" w:rsidR="00861529" w:rsidRPr="008B24E3" w:rsidRDefault="00861529" w:rsidP="00C43EB2">
                        <w:pPr>
                          <w:pStyle w:val="Heading3"/>
                          <w:jc w:val="center"/>
                          <w:rPr>
                            <w:rStyle w:val="SubtleReference"/>
                            <w:b w:val="0"/>
                            <w:bCs w:val="0"/>
                          </w:rPr>
                        </w:pPr>
                        <w:bookmarkStart w:id="65" w:name="_Figure_6.5:_a"/>
                        <w:bookmarkEnd w:id="65"/>
                        <w:r w:rsidRPr="008B24E3">
                          <w:rPr>
                            <w:rStyle w:val="SubtleReference"/>
                            <w:b w:val="0"/>
                            <w:bCs w:val="0"/>
                          </w:rPr>
                          <w:t xml:space="preserve">Figure </w:t>
                        </w:r>
                        <w:r>
                          <w:rPr>
                            <w:rStyle w:val="SubtleReference"/>
                            <w:b w:val="0"/>
                            <w:bCs w:val="0"/>
                          </w:rPr>
                          <w:t>6.5</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app login screen welcoming the user in their system theme</w:t>
                        </w:r>
                      </w:p>
                    </w:txbxContent>
                  </v:textbox>
                </v:shape>
                <v:shape id="Picture 2" o:spid="_x0000_s1110" type="#_x0000_t75" style="position:absolute;left:-2550;top:721;width:22831;height:4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">
                  <v:imagedata r:id="rId56" o:title=""/>
                </v:shape>
                <w10:wrap type="tight"/>
              </v:group>
            </w:pict>
          </mc:Fallback>
        </mc:AlternateContent>
      </w:r>
      <w:r w:rsidR="009F4B70">
        <w:t>The onboarding flow and mock login screen (</w:t>
      </w:r>
      <w:hyperlink w:anchor="_Figure_6.5:_a" w:history="1">
        <w:r w:rsidR="009F4B70" w:rsidRPr="00E208E2">
          <w:rPr>
            <w:rStyle w:val="Hyperlink"/>
          </w:rPr>
          <w:t xml:space="preserve">Figure </w:t>
        </w:r>
        <w:r w:rsidR="009C3DC4" w:rsidRPr="00E208E2">
          <w:rPr>
            <w:rStyle w:val="Hyperlink"/>
          </w:rPr>
          <w:t>6.5</w:t>
        </w:r>
      </w:hyperlink>
      <w:r w:rsidR="009F4B70">
        <w:t>) provide a streamlined start for users</w:t>
      </w:r>
      <w:r w:rsidR="005227D9">
        <w:t xml:space="preserve">, with a presonalized dark/light theme colros based on the </w:t>
      </w:r>
      <w:r w:rsidR="00C45EA6">
        <w:t>user</w:t>
      </w:r>
      <w:r w:rsidR="005227D9">
        <w:t xml:space="preserve"> </w:t>
      </w:r>
      <w:r w:rsidR="007678C5">
        <w:t>mobile</w:t>
      </w:r>
      <w:r w:rsidR="006432A6">
        <w:t xml:space="preserve"> </w:t>
      </w:r>
      <w:r w:rsidR="003A5BE4">
        <w:t>phone</w:t>
      </w:r>
      <w:r w:rsidR="005227D9">
        <w:t xml:space="preserve"> default</w:t>
      </w:r>
      <w:r w:rsidR="00AF4A81">
        <w:t xml:space="preserve">. One of the most worked-on features of the app is the loading layouts and interactions’ feedbacks, since it’s </w:t>
      </w:r>
      <w:r w:rsidR="006519FC">
        <w:t>heavily</w:t>
      </w:r>
      <w:r w:rsidR="00AF4A81">
        <w:t xml:space="preserve"> a network-dependant experience. </w:t>
      </w:r>
      <w:r w:rsidR="009F4B70">
        <w:t xml:space="preserve">A hardcoded user list (e.g., test/1234) is used for testing, with form validation and error toasts enhancing the user experience. Upon login, mock tokens and profile details are securely stored in </w:t>
      </w:r>
      <w:r w:rsidR="009F4B70">
        <w:rPr>
          <w:rStyle w:val="HTMLCode"/>
        </w:rPr>
        <w:t>SharedPreferences</w:t>
      </w:r>
      <w:r w:rsidR="009F4B70">
        <w:t>.</w:t>
      </w:r>
      <w:r w:rsidR="00C43EB2" w:rsidRPr="00C43EB2">
        <w:rPr>
          <w:noProof/>
        </w:rPr>
        <w:t xml:space="preserve"> </w:t>
      </w:r>
    </w:p>
    <w:p w14:paraId="0FA6FC22" w14:textId="529DCC15" w:rsidR="00713491" w:rsidRDefault="00713491" w:rsidP="00EF17E0">
      <w:pPr>
        <w:jc w:val="both"/>
        <w:rPr>
          <w:noProof/>
        </w:rPr>
      </w:pPr>
    </w:p>
    <w:p w14:paraId="2BAAE927" w14:textId="5DD2E605" w:rsidR="00713491" w:rsidRDefault="00713491" w:rsidP="00EF17E0">
      <w:pPr>
        <w:jc w:val="both"/>
      </w:pPr>
      <w:r>
        <w:t>The schedule screen (</w:t>
      </w:r>
      <w:hyperlink w:anchor="_Figure_6.6:_a" w:history="1">
        <w:r w:rsidRPr="00E208E2">
          <w:rPr>
            <w:rStyle w:val="Hyperlink"/>
          </w:rPr>
          <w:t xml:space="preserve">Figure </w:t>
        </w:r>
        <w:r w:rsidR="00CB67EE" w:rsidRPr="00E208E2">
          <w:rPr>
            <w:rStyle w:val="Hyperlink"/>
          </w:rPr>
          <w:t>6.</w:t>
        </w:r>
        <w:r w:rsidR="00AF2586" w:rsidRPr="00E208E2">
          <w:rPr>
            <w:rStyle w:val="Hyperlink"/>
          </w:rPr>
          <w:t>6</w:t>
        </w:r>
      </w:hyperlink>
      <w:r>
        <w:t xml:space="preserve">) displays hardcoded </w:t>
      </w:r>
      <w:r w:rsidR="0093780E">
        <w:t xml:space="preserve">– for now, </w:t>
      </w:r>
      <w:r>
        <w:t>course data in a clean banner format, showing upcoming classes like</w:t>
      </w:r>
      <w:r w:rsidR="007E062C">
        <w:t xml:space="preserve">. </w:t>
      </w:r>
      <w:r>
        <w:t>It connects seamlessly with the chat module—students can ask natural questions like “When is my next class?” and get AI responses linked to this view.</w:t>
      </w:r>
    </w:p>
    <w:p w14:paraId="12105139" w14:textId="77777777" w:rsidR="00751E8A" w:rsidRPr="00751E8A" w:rsidRDefault="00751E8A" w:rsidP="00751E8A"/>
    <w:p w14:paraId="5039C0AB" w14:textId="0D74E5C8" w:rsidR="00751E8A" w:rsidRDefault="00751E8A" w:rsidP="00121DD0">
      <w:pPr>
        <w:tabs>
          <w:tab w:val="left" w:pos="3132"/>
        </w:tabs>
      </w:pPr>
    </w:p>
    <w:p w14:paraId="12021876" w14:textId="6E3DE2C4" w:rsidR="00751E8A" w:rsidRDefault="00502232" w:rsidP="00EF17E0">
      <w:pPr>
        <w:tabs>
          <w:tab w:val="left" w:pos="3132"/>
        </w:tabs>
        <w:jc w:val="both"/>
      </w:pPr>
      <w:r>
        <w:rPr>
          <w:noProof/>
        </w:rPr>
        <w:lastRenderedPageBreak/>
        <mc:AlternateContent>
          <mc:Choice Requires="wpg">
            <w:drawing>
              <wp:anchor distT="0" distB="0" distL="114300" distR="114300" simplePos="0" relativeHeight="251656192" behindDoc="1" locked="0" layoutInCell="1" allowOverlap="1" wp14:anchorId="57615284" wp14:editId="34E557B7">
                <wp:simplePos x="0" y="0"/>
                <wp:positionH relativeFrom="column">
                  <wp:posOffset>3413760</wp:posOffset>
                </wp:positionH>
                <wp:positionV relativeFrom="paragraph">
                  <wp:posOffset>0</wp:posOffset>
                </wp:positionV>
                <wp:extent cx="2849880" cy="4419600"/>
                <wp:effectExtent l="0" t="0" r="7620" b="12700"/>
                <wp:wrapTight wrapText="bothSides">
                  <wp:wrapPolygon edited="0">
                    <wp:start x="0" y="0"/>
                    <wp:lineTo x="0" y="21600"/>
                    <wp:lineTo x="21561" y="21600"/>
                    <wp:lineTo x="21561" y="0"/>
                    <wp:lineTo x="0" y="0"/>
                  </wp:wrapPolygon>
                </wp:wrapTight>
                <wp:docPr id="1751078021" name="Group 27"/>
                <wp:cNvGraphicFramePr/>
                <a:graphic xmlns:a="http://schemas.openxmlformats.org/drawingml/2006/main">
                  <a:graphicData uri="http://schemas.microsoft.com/office/word/2010/wordprocessingGroup">
                    <wpg:wgp>
                      <wpg:cNvGrpSpPr/>
                      <wpg:grpSpPr>
                        <a:xfrm>
                          <a:off x="0" y="0"/>
                          <a:ext cx="2849880" cy="4419600"/>
                          <a:chOff x="557284" y="0"/>
                          <a:chExt cx="4043108" cy="5959527"/>
                        </a:xfrm>
                      </wpg:grpSpPr>
                      <wps:wsp>
                        <wps:cNvPr id="663927520" name="Rectangle 25"/>
                        <wps:cNvSpPr/>
                        <wps:spPr>
                          <a:xfrm>
                            <a:off x="557284" y="0"/>
                            <a:ext cx="4043108" cy="59595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302282098" name="Picture 2"/>
                          <pic:cNvPicPr>
                            <a:picLocks noChangeAspect="1"/>
                          </pic:cNvPicPr>
                        </pic:nvPicPr>
                        <pic:blipFill>
                          <a:blip r:embed="rId57" cstate="print">
                            <a:extLst>
                              <a:ext uri="{28A0092B-C50C-407E-A947-70E740481C1C}">
                                <a14:useLocalDpi xmlns:a14="http://schemas.microsoft.com/office/drawing/2010/main" val="0"/>
                              </a:ext>
                            </a:extLst>
                          </a:blip>
                          <a:srcRect/>
                          <a:stretch/>
                        </pic:blipFill>
                        <pic:spPr>
                          <a:xfrm>
                            <a:off x="1395122" y="72132"/>
                            <a:ext cx="2283207" cy="4653718"/>
                          </a:xfrm>
                          <a:prstGeom prst="rect">
                            <a:avLst/>
                          </a:prstGeom>
                        </pic:spPr>
                      </pic:pic>
                      <wps:wsp>
                        <wps:cNvPr id="1370006081" name="Text Box 26"/>
                        <wps:cNvSpPr txBox="1"/>
                        <wps:spPr>
                          <a:xfrm>
                            <a:off x="663791" y="4783025"/>
                            <a:ext cx="3792245" cy="1073752"/>
                          </a:xfrm>
                          <a:prstGeom prst="rect">
                            <a:avLst/>
                          </a:prstGeom>
                          <a:solidFill>
                            <a:schemeClr val="lt1"/>
                          </a:solidFill>
                          <a:ln w="6350">
                            <a:solidFill>
                              <a:prstClr val="black"/>
                            </a:solidFill>
                          </a:ln>
                        </wps:spPr>
                        <wps:txbx>
                          <w:txbxContent>
                            <w:p w14:paraId="32AA4ABF" w14:textId="7A217403" w:rsidR="00861529" w:rsidRPr="008B24E3" w:rsidRDefault="00861529" w:rsidP="00421ADB">
                              <w:pPr>
                                <w:pStyle w:val="Heading3"/>
                                <w:jc w:val="center"/>
                                <w:rPr>
                                  <w:rStyle w:val="SubtleReference"/>
                                  <w:b w:val="0"/>
                                  <w:bCs w:val="0"/>
                                </w:rPr>
                              </w:pPr>
                              <w:bookmarkStart w:id="66" w:name="_Figure_6.6:_a"/>
                              <w:bookmarkEnd w:id="66"/>
                              <w:r w:rsidRPr="008B24E3">
                                <w:rPr>
                                  <w:rStyle w:val="SubtleReference"/>
                                  <w:b w:val="0"/>
                                  <w:bCs w:val="0"/>
                                </w:rPr>
                                <w:t xml:space="preserve">Figure </w:t>
                              </w:r>
                              <w:r>
                                <w:rPr>
                                  <w:rStyle w:val="SubtleReference"/>
                                  <w:b w:val="0"/>
                                  <w:bCs w:val="0"/>
                                </w:rPr>
                                <w:t>6.6</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app schedule screen showing the user their upcoming classes in a tidy clean ui</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57615284" id="_x0000_s1111" style="position:absolute;left:0;text-align:left;margin-left:268.8pt;margin-top:0;width:224.4pt;height:348pt;z-index:-251660288;mso-width-relative:margin;mso-height-relative:margin" coordorigin="5572" coordsize="40431,595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">
                <v:rect id="Rectangle 25" o:spid="_x0000_s1112" style="position:absolute;left:5572;width:40431;height:59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" filled="f" strokecolor="#09101d [484]" strokeweight="1pt"/>
                <v:shape id="Picture 2" o:spid="_x0000_s1113" type="#_x0000_t75" style="position:absolute;left:13951;top:721;width:22832;height:4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">
                  <v:imagedata r:id="rId58" o:title=""/>
                </v:shape>
                <v:shape id="_x0000_s1114" type="#_x0000_t202" style="position:absolute;left:6637;top:47830;width:37923;height:10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" fillcolor="white [3201]" strokeweight=".5pt">
                  <v:textbox>
                    <w:txbxContent>
                      <w:p w14:paraId="32AA4ABF" w14:textId="7A217403" w:rsidR="00861529" w:rsidRPr="008B24E3" w:rsidRDefault="00861529" w:rsidP="00421ADB">
                        <w:pPr>
                          <w:pStyle w:val="Heading3"/>
                          <w:jc w:val="center"/>
                          <w:rPr>
                            <w:rStyle w:val="SubtleReference"/>
                            <w:b w:val="0"/>
                            <w:bCs w:val="0"/>
                          </w:rPr>
                        </w:pPr>
                        <w:bookmarkStart w:id="67" w:name="_Figure_6.6:_a"/>
                        <w:bookmarkEnd w:id="67"/>
                        <w:r w:rsidRPr="008B24E3">
                          <w:rPr>
                            <w:rStyle w:val="SubtleReference"/>
                            <w:b w:val="0"/>
                            <w:bCs w:val="0"/>
                          </w:rPr>
                          <w:t xml:space="preserve">Figure </w:t>
                        </w:r>
                        <w:r>
                          <w:rPr>
                            <w:rStyle w:val="SubtleReference"/>
                            <w:b w:val="0"/>
                            <w:bCs w:val="0"/>
                          </w:rPr>
                          <w:t>6.6</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app schedule screen showing the user their upcoming classes in a tidy clean ui</w:t>
                        </w:r>
                      </w:p>
                    </w:txbxContent>
                  </v:textbox>
                </v:shape>
                <w10:wrap type="tight"/>
              </v:group>
            </w:pict>
          </mc:Fallback>
        </mc:AlternateContent>
      </w:r>
      <w:r>
        <w:rPr>
          <w:noProof/>
        </w:rPr>
        <mc:AlternateContent>
          <mc:Choice Requires="wpg">
            <w:drawing>
              <wp:anchor distT="0" distB="0" distL="114300" distR="114300" simplePos="0" relativeHeight="251658240" behindDoc="1" locked="0" layoutInCell="1" allowOverlap="1" wp14:anchorId="7EE8C8A6" wp14:editId="5D62E178">
                <wp:simplePos x="0" y="0"/>
                <wp:positionH relativeFrom="column">
                  <wp:posOffset>3413760</wp:posOffset>
                </wp:positionH>
                <wp:positionV relativeFrom="paragraph">
                  <wp:posOffset>4427855</wp:posOffset>
                </wp:positionV>
                <wp:extent cx="2849880" cy="4419600"/>
                <wp:effectExtent l="0" t="0" r="7620" b="12700"/>
                <wp:wrapTight wrapText="bothSides">
                  <wp:wrapPolygon edited="0">
                    <wp:start x="0" y="0"/>
                    <wp:lineTo x="0" y="21600"/>
                    <wp:lineTo x="21561" y="21600"/>
                    <wp:lineTo x="21561" y="0"/>
                    <wp:lineTo x="0" y="0"/>
                  </wp:wrapPolygon>
                </wp:wrapTight>
                <wp:docPr id="1156252897" name="Group 27"/>
                <wp:cNvGraphicFramePr/>
                <a:graphic xmlns:a="http://schemas.openxmlformats.org/drawingml/2006/main">
                  <a:graphicData uri="http://schemas.microsoft.com/office/word/2010/wordprocessingGroup">
                    <wpg:wgp>
                      <wpg:cNvGrpSpPr/>
                      <wpg:grpSpPr>
                        <a:xfrm>
                          <a:off x="0" y="0"/>
                          <a:ext cx="2849880" cy="4419600"/>
                          <a:chOff x="557284" y="0"/>
                          <a:chExt cx="4043108" cy="5959527"/>
                        </a:xfrm>
                      </wpg:grpSpPr>
                      <wps:wsp>
                        <wps:cNvPr id="301247971" name="Rectangle 25"/>
                        <wps:cNvSpPr/>
                        <wps:spPr>
                          <a:xfrm>
                            <a:off x="557284" y="0"/>
                            <a:ext cx="4043108" cy="595952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35499498" name="Picture 2"/>
                          <pic:cNvPicPr>
                            <a:picLocks noChangeAspect="1"/>
                          </pic:cNvPicPr>
                        </pic:nvPicPr>
                        <pic:blipFill>
                          <a:blip r:embed="rId59" cstate="print">
                            <a:extLst>
                              <a:ext uri="{28A0092B-C50C-407E-A947-70E740481C1C}">
                                <a14:useLocalDpi xmlns:a14="http://schemas.microsoft.com/office/drawing/2010/main" val="0"/>
                              </a:ext>
                            </a:extLst>
                          </a:blip>
                          <a:srcRect/>
                          <a:stretch/>
                        </pic:blipFill>
                        <pic:spPr>
                          <a:xfrm>
                            <a:off x="1395122" y="72132"/>
                            <a:ext cx="2283207" cy="4653717"/>
                          </a:xfrm>
                          <a:prstGeom prst="rect">
                            <a:avLst/>
                          </a:prstGeom>
                        </pic:spPr>
                      </pic:pic>
                      <wps:wsp>
                        <wps:cNvPr id="236063658" name="Text Box 26"/>
                        <wps:cNvSpPr txBox="1"/>
                        <wps:spPr>
                          <a:xfrm>
                            <a:off x="663791" y="4783025"/>
                            <a:ext cx="3792245" cy="1073752"/>
                          </a:xfrm>
                          <a:prstGeom prst="rect">
                            <a:avLst/>
                          </a:prstGeom>
                          <a:solidFill>
                            <a:schemeClr val="lt1"/>
                          </a:solidFill>
                          <a:ln w="6350">
                            <a:solidFill>
                              <a:prstClr val="black"/>
                            </a:solidFill>
                          </a:ln>
                        </wps:spPr>
                        <wps:txbx>
                          <w:txbxContent>
                            <w:p w14:paraId="364A9C79" w14:textId="3F71C967" w:rsidR="00861529" w:rsidRPr="008B24E3" w:rsidRDefault="00861529" w:rsidP="00BE5020">
                              <w:pPr>
                                <w:pStyle w:val="Heading3"/>
                                <w:jc w:val="center"/>
                                <w:rPr>
                                  <w:b w:val="0"/>
                                  <w:bCs w:val="0"/>
                                </w:rPr>
                              </w:pPr>
                              <w:bookmarkStart w:id="68" w:name="_Figure_6.7:_the"/>
                              <w:bookmarkEnd w:id="68"/>
                              <w:r w:rsidRPr="008B24E3">
                                <w:rPr>
                                  <w:rStyle w:val="SubtleReference"/>
                                  <w:b w:val="0"/>
                                  <w:bCs w:val="0"/>
                                </w:rPr>
                                <w:t xml:space="preserve">Figure </w:t>
                              </w:r>
                              <w:r>
                                <w:rPr>
                                  <w:rStyle w:val="SubtleReference"/>
                                  <w:b w:val="0"/>
                                  <w:bCs w:val="0"/>
                                </w:rPr>
                                <w:t>6.7</w:t>
                              </w:r>
                              <w:r w:rsidRPr="008B24E3">
                                <w:rPr>
                                  <w:rStyle w:val="SubtleReference"/>
                                  <w:b w:val="0"/>
                                  <w:bCs w:val="0"/>
                                </w:rPr>
                                <w:t xml:space="preserve">: </w:t>
                              </w:r>
                              <w:r w:rsidRPr="00A35ADE">
                                <w:rPr>
                                  <w:rStyle w:val="SubtleReference"/>
                                  <w:b w:val="0"/>
                                  <w:bCs w:val="0"/>
                                </w:rPr>
                                <w:t>th</w:t>
                              </w:r>
                              <w:r>
                                <w:rPr>
                                  <w:rStyle w:val="SubtleReference"/>
                                  <w:b w:val="0"/>
                                  <w:bCs w:val="0"/>
                                </w:rPr>
                                <w:t>e nexly app group screen showing the user their study groups and allowing intercations in a clean ui and easy ux</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7EE8C8A6" id="_x0000_s1115" style="position:absolute;left:0;text-align:left;margin-left:268.8pt;margin-top:348.65pt;width:224.4pt;height:348pt;z-index:-251658240;mso-width-relative:margin;mso-height-relative:margin" coordorigin="5572" coordsize="40431,59595"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">
                <v:rect id="Rectangle 25" o:spid="_x0000_s1116" style="position:absolute;left:5572;width:40431;height:59595;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" filled="f" strokecolor="#09101d [484]" strokeweight="1pt"/>
                <v:shape id="Picture 2" o:spid="_x0000_s1117" type="#_x0000_t75" style="position:absolute;left:13951;top:721;width:22832;height:4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">
                  <v:imagedata r:id="rId60" o:title=""/>
                </v:shape>
                <v:shape id="_x0000_s1118" type="#_x0000_t202" style="position:absolute;left:6637;top:47830;width:37923;height:1073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" fillcolor="white [3201]" strokeweight=".5pt">
                  <v:textbox>
                    <w:txbxContent>
                      <w:p w14:paraId="364A9C79" w14:textId="3F71C967" w:rsidR="00861529" w:rsidRPr="008B24E3" w:rsidRDefault="00861529" w:rsidP="00BE5020">
                        <w:pPr>
                          <w:pStyle w:val="Heading3"/>
                          <w:jc w:val="center"/>
                          <w:rPr>
                            <w:b w:val="0"/>
                            <w:bCs w:val="0"/>
                          </w:rPr>
                        </w:pPr>
                        <w:bookmarkStart w:id="69" w:name="_Figure_6.7:_the"/>
                        <w:bookmarkEnd w:id="69"/>
                        <w:r w:rsidRPr="008B24E3">
                          <w:rPr>
                            <w:rStyle w:val="SubtleReference"/>
                            <w:b w:val="0"/>
                            <w:bCs w:val="0"/>
                          </w:rPr>
                          <w:t xml:space="preserve">Figure </w:t>
                        </w:r>
                        <w:r>
                          <w:rPr>
                            <w:rStyle w:val="SubtleReference"/>
                            <w:b w:val="0"/>
                            <w:bCs w:val="0"/>
                          </w:rPr>
                          <w:t>6.7</w:t>
                        </w:r>
                        <w:r w:rsidRPr="008B24E3">
                          <w:rPr>
                            <w:rStyle w:val="SubtleReference"/>
                            <w:b w:val="0"/>
                            <w:bCs w:val="0"/>
                          </w:rPr>
                          <w:t xml:space="preserve">: </w:t>
                        </w:r>
                        <w:r w:rsidRPr="00A35ADE">
                          <w:rPr>
                            <w:rStyle w:val="SubtleReference"/>
                            <w:b w:val="0"/>
                            <w:bCs w:val="0"/>
                          </w:rPr>
                          <w:t>th</w:t>
                        </w:r>
                        <w:r>
                          <w:rPr>
                            <w:rStyle w:val="SubtleReference"/>
                            <w:b w:val="0"/>
                            <w:bCs w:val="0"/>
                          </w:rPr>
                          <w:t>e nexly app group screen showing the user their study groups and allowing intercations in a clean ui and easy ux</w:t>
                        </w:r>
                      </w:p>
                    </w:txbxContent>
                  </v:textbox>
                </v:shape>
                <w10:wrap type="tight"/>
              </v:group>
            </w:pict>
          </mc:Fallback>
        </mc:AlternateContent>
      </w:r>
      <w:r w:rsidR="002629C8">
        <w:t>Study groups are shown in a filterable list format (</w:t>
      </w:r>
      <w:hyperlink w:anchor="_Figure_6.7:_the" w:history="1">
        <w:r w:rsidR="002629C8" w:rsidRPr="00E208E2">
          <w:rPr>
            <w:rStyle w:val="Hyperlink"/>
          </w:rPr>
          <w:t xml:space="preserve">Figure </w:t>
        </w:r>
        <w:r w:rsidR="00871524" w:rsidRPr="00E208E2">
          <w:rPr>
            <w:rStyle w:val="Hyperlink"/>
          </w:rPr>
          <w:t>6.7</w:t>
        </w:r>
      </w:hyperlink>
      <w:r w:rsidR="002629C8">
        <w:t>), allowing users to find and engage with mock</w:t>
      </w:r>
      <w:r w:rsidR="0014575C">
        <w:t xml:space="preserve"> – for now,</w:t>
      </w:r>
      <w:r w:rsidR="002629C8">
        <w:t xml:space="preserve"> groups easily. Each group has a button that opens a related chat</w:t>
      </w:r>
      <w:r w:rsidR="008C3CF9">
        <w:t xml:space="preserve">, </w:t>
      </w:r>
      <w:r w:rsidR="002629C8">
        <w:t xml:space="preserve">enabling immediate </w:t>
      </w:r>
      <w:r w:rsidR="00836167">
        <w:t>group</w:t>
      </w:r>
      <w:r w:rsidR="002629C8">
        <w:t xml:space="preserve"> discussions.</w:t>
      </w:r>
    </w:p>
    <w:p w14:paraId="4F9B5977" w14:textId="77777777" w:rsidR="00E80A6A" w:rsidRDefault="00E80A6A" w:rsidP="00751E8A">
      <w:pPr>
        <w:tabs>
          <w:tab w:val="left" w:pos="3132"/>
        </w:tabs>
      </w:pPr>
    </w:p>
    <w:p w14:paraId="60D8B5F0" w14:textId="14AF0164" w:rsidR="00E80A6A" w:rsidRDefault="00E80A6A" w:rsidP="00EF17E0">
      <w:pPr>
        <w:tabs>
          <w:tab w:val="left" w:pos="3132"/>
        </w:tabs>
        <w:jc w:val="both"/>
      </w:pPr>
      <w:r>
        <w:t>The profile and settings module offers user customization options including theme switching (light/dark), language toggle (multilingual support planned</w:t>
      </w:r>
      <w:r w:rsidR="00C423B2">
        <w:t xml:space="preserve"> and to be added in the future</w:t>
      </w:r>
      <w:r>
        <w:t xml:space="preserve">), </w:t>
      </w:r>
      <w:r w:rsidR="006E6CB1">
        <w:t xml:space="preserve">notifications control, legal screens, </w:t>
      </w:r>
      <w:r>
        <w:t xml:space="preserve">and secure logout. All changes persist through </w:t>
      </w:r>
      <w:r>
        <w:rPr>
          <w:rStyle w:val="HTMLCode"/>
        </w:rPr>
        <w:t>SharedPreferences</w:t>
      </w:r>
      <w:r>
        <w:t>, giving users a smooth and consistent experience across sessions.</w:t>
      </w:r>
    </w:p>
    <w:p w14:paraId="018135B5" w14:textId="77777777" w:rsidR="007C2D40" w:rsidRDefault="007C2D40" w:rsidP="00751E8A">
      <w:pPr>
        <w:tabs>
          <w:tab w:val="left" w:pos="3132"/>
        </w:tabs>
      </w:pPr>
    </w:p>
    <w:p w14:paraId="0B5C22DC" w14:textId="16BDE0CC" w:rsidR="007C2D40" w:rsidRDefault="007C2D40" w:rsidP="007C2D40">
      <w:pPr>
        <w:pStyle w:val="Heading2"/>
        <w:numPr>
          <w:ilvl w:val="0"/>
          <w:numId w:val="0"/>
        </w:numPr>
      </w:pPr>
      <w:bookmarkStart w:id="70" w:name="_6.6_AI_Services"/>
      <w:bookmarkEnd w:id="70"/>
      <w:r>
        <w:t>6.</w:t>
      </w:r>
      <w:r w:rsidR="00DE6AAC">
        <w:t>6</w:t>
      </w:r>
      <w:r>
        <w:tab/>
      </w:r>
      <w:r w:rsidR="008E4B64">
        <w:t>AI Services Summary</w:t>
      </w:r>
    </w:p>
    <w:p w14:paraId="5641AF30" w14:textId="77777777" w:rsidR="00AA58E7" w:rsidRDefault="00AA58E7" w:rsidP="00EF17E0">
      <w:pPr>
        <w:jc w:val="both"/>
      </w:pPr>
      <w:r>
        <w:t>Nexly’s intelligent responses rely on a streamlined AI pipeline with clearly defined roles for each service:</w:t>
      </w:r>
    </w:p>
    <w:p w14:paraId="30EAAFE3" w14:textId="77777777" w:rsidR="00AA58E7" w:rsidRDefault="00AA58E7" w:rsidP="00E838A2">
      <w:pPr>
        <w:pStyle w:val="ListParagraph"/>
        <w:numPr>
          <w:ilvl w:val="0"/>
          <w:numId w:val="3"/>
        </w:numPr>
        <w:jc w:val="both"/>
      </w:pPr>
      <w:r>
        <w:rPr>
          <w:rStyle w:val="Strong"/>
        </w:rPr>
        <w:t>Gemini Optimiser</w:t>
      </w:r>
      <w:r>
        <w:t xml:space="preserve"> is the first step in the chain, refining the user’s input into a search-optimized query. It operates with a conservative </w:t>
      </w:r>
      <w:r>
        <w:rPr>
          <w:rStyle w:val="HTMLCode"/>
        </w:rPr>
        <w:t>temperature</w:t>
      </w:r>
      <w:r>
        <w:t xml:space="preserve"> of 0.2 to preserve intent, with a 30-second timeout and two retry attempts for reliability.</w:t>
      </w:r>
    </w:p>
    <w:p w14:paraId="366A5D13" w14:textId="77777777" w:rsidR="00AA58E7" w:rsidRDefault="00AA58E7" w:rsidP="00E838A2">
      <w:pPr>
        <w:pStyle w:val="ListParagraph"/>
        <w:numPr>
          <w:ilvl w:val="0"/>
          <w:numId w:val="3"/>
        </w:numPr>
        <w:jc w:val="both"/>
      </w:pPr>
      <w:r>
        <w:rPr>
          <w:rStyle w:val="Strong"/>
        </w:rPr>
        <w:t>Exa.ai</w:t>
      </w:r>
      <w:r>
        <w:t xml:space="preserve"> follows by performing a semantic search across UOS-specific domains (</w:t>
      </w:r>
      <w:r>
        <w:rPr>
          <w:rStyle w:val="HTMLCode"/>
        </w:rPr>
        <w:t>uos.ac.ae</w:t>
      </w:r>
      <w:r>
        <w:t xml:space="preserve">, </w:t>
      </w:r>
      <w:r>
        <w:rPr>
          <w:rStyle w:val="HTMLCode"/>
        </w:rPr>
        <w:t>sharjah.ac.ae</w:t>
      </w:r>
      <w:r>
        <w:t>). It returns up to 8 ranked results within a 3-year data window. If Exa times out (20 seconds), the system falls back to mock data for continuity.</w:t>
      </w:r>
    </w:p>
    <w:p w14:paraId="298171ED" w14:textId="77777777" w:rsidR="00AA58E7" w:rsidRDefault="00AA58E7" w:rsidP="00E838A2">
      <w:pPr>
        <w:pStyle w:val="ListParagraph"/>
        <w:numPr>
          <w:ilvl w:val="0"/>
          <w:numId w:val="3"/>
        </w:numPr>
        <w:jc w:val="both"/>
      </w:pPr>
      <w:r>
        <w:rPr>
          <w:rStyle w:val="Strong"/>
        </w:rPr>
        <w:t>Gemini Responder</w:t>
      </w:r>
      <w:r>
        <w:t xml:space="preserve"> uses the original query, past messages, and Exa results to generate a markdown-formatted, context-rich response. It operates at a slightly higher </w:t>
      </w:r>
      <w:r>
        <w:rPr>
          <w:rStyle w:val="HTMLCode"/>
        </w:rPr>
        <w:t>temperature</w:t>
      </w:r>
      <w:r>
        <w:t xml:space="preserve"> of 0.3 for fluidity, with safeguards like content length limits and structured output formatting.</w:t>
      </w:r>
    </w:p>
    <w:p w14:paraId="65FC6AA3" w14:textId="77777777" w:rsidR="00AA58E7" w:rsidRDefault="00AA58E7" w:rsidP="00E838A2">
      <w:pPr>
        <w:pStyle w:val="ListParagraph"/>
        <w:numPr>
          <w:ilvl w:val="0"/>
          <w:numId w:val="3"/>
        </w:numPr>
        <w:jc w:val="both"/>
      </w:pPr>
      <w:r>
        <w:t xml:space="preserve">A </w:t>
      </w:r>
      <w:r>
        <w:rPr>
          <w:rStyle w:val="Strong"/>
        </w:rPr>
        <w:t>custom system prompt</w:t>
      </w:r>
      <w:r>
        <w:t xml:space="preserve"> is injected on every call to ensure consistent tone, memory behavior, and embedded user rules—guaranteeing outputs that are aligned with Nexly’s academic and conversational objectives.</w:t>
      </w:r>
    </w:p>
    <w:p w14:paraId="4974E5E6" w14:textId="77777777" w:rsidR="0022554A" w:rsidRDefault="0022554A" w:rsidP="0022554A"/>
    <w:p w14:paraId="51C517F9" w14:textId="289C47FD" w:rsidR="0022554A" w:rsidRPr="0022554A" w:rsidRDefault="00154B4D" w:rsidP="00154B4D">
      <w:pPr>
        <w:pStyle w:val="Heading2"/>
        <w:numPr>
          <w:ilvl w:val="0"/>
          <w:numId w:val="0"/>
        </w:numPr>
      </w:pPr>
      <w:bookmarkStart w:id="71" w:name="_6.7__Error"/>
      <w:bookmarkEnd w:id="71"/>
      <w:r>
        <w:t>6</w:t>
      </w:r>
      <w:r w:rsidR="0022554A" w:rsidRPr="0022554A">
        <w:t>.</w:t>
      </w:r>
      <w:r w:rsidR="003357C9">
        <w:t>7</w:t>
      </w:r>
      <w:r>
        <w:tab/>
      </w:r>
      <w:r w:rsidR="0022554A" w:rsidRPr="0022554A">
        <w:t xml:space="preserve"> Error Handling Strategy</w:t>
      </w:r>
    </w:p>
    <w:p w14:paraId="11359389" w14:textId="3DB0A815" w:rsidR="0022554A" w:rsidRPr="0022554A" w:rsidRDefault="0022554A" w:rsidP="00EF17E0">
      <w:pPr>
        <w:spacing w:before="100" w:beforeAutospacing="1" w:after="100" w:afterAutospacing="1"/>
        <w:ind w:firstLine="720"/>
        <w:jc w:val="both"/>
      </w:pPr>
      <w:r w:rsidRPr="0022554A">
        <w:t xml:space="preserve">Nexly implements a robust, multi-layered error handling framework designed to preserve user experience even under failure conditions. When a </w:t>
      </w:r>
      <w:r w:rsidRPr="0022554A">
        <w:rPr>
          <w:b/>
          <w:bCs/>
        </w:rPr>
        <w:t>network connection drops</w:t>
      </w:r>
      <w:r w:rsidRPr="0022554A">
        <w:t xml:space="preserve">, a </w:t>
      </w:r>
      <w:r w:rsidRPr="0022554A">
        <w:rPr>
          <w:rFonts w:ascii="Courier New" w:hAnsi="Courier New" w:cs="Courier New"/>
          <w:sz w:val="20"/>
          <w:szCs w:val="20"/>
        </w:rPr>
        <w:t>Connectivity()</w:t>
      </w:r>
      <w:r w:rsidRPr="0022554A">
        <w:t xml:space="preserve"> listener detects the issue and notifies the user with a </w:t>
      </w:r>
      <w:r w:rsidRPr="0022554A">
        <w:lastRenderedPageBreak/>
        <w:t xml:space="preserve">banner stating, “Offline – showing cached info.” In this case, previously stored </w:t>
      </w:r>
      <w:r w:rsidR="005003B5">
        <w:t xml:space="preserve">chats </w:t>
      </w:r>
      <w:r w:rsidRPr="0022554A">
        <w:t xml:space="preserve"> are </w:t>
      </w:r>
      <w:r w:rsidR="007C59F6">
        <w:t>shown</w:t>
      </w:r>
      <w:r w:rsidRPr="0022554A">
        <w:t xml:space="preserve"> from local storage to maintain continuity.</w:t>
      </w:r>
    </w:p>
    <w:p w14:paraId="4F69ADB5" w14:textId="0A79F6BE" w:rsidR="0022554A" w:rsidRPr="0022554A" w:rsidRDefault="0022554A" w:rsidP="00EF17E0">
      <w:pPr>
        <w:spacing w:before="100" w:beforeAutospacing="1" w:after="100" w:afterAutospacing="1"/>
        <w:jc w:val="both"/>
      </w:pPr>
      <w:r w:rsidRPr="0022554A">
        <w:t xml:space="preserve">If an </w:t>
      </w:r>
      <w:r w:rsidRPr="0022554A">
        <w:rPr>
          <w:b/>
          <w:bCs/>
        </w:rPr>
        <w:t>API call exceeds its timeout threshold</w:t>
      </w:r>
      <w:r w:rsidRPr="0022554A">
        <w:t>, the system triggers a snackbar alert with a retry option</w:t>
      </w:r>
      <w:r w:rsidR="009D7D87">
        <w:t xml:space="preserve"> (to be implemented)</w:t>
      </w:r>
      <w:r w:rsidRPr="0022554A">
        <w:t xml:space="preserve">, while a </w:t>
      </w:r>
      <w:r w:rsidRPr="0022554A">
        <w:rPr>
          <w:b/>
          <w:bCs/>
        </w:rPr>
        <w:t>mock response</w:t>
      </w:r>
      <w:r w:rsidRPr="0022554A">
        <w:t xml:space="preserve"> is displayed to prevent disruption. In cases where </w:t>
      </w:r>
      <w:r w:rsidRPr="0022554A">
        <w:rPr>
          <w:b/>
          <w:bCs/>
        </w:rPr>
        <w:t>Exa.ai returns client (4xx) or server (5xx) errors</w:t>
      </w:r>
      <w:r w:rsidRPr="0022554A">
        <w:t>, the system checks the status codes and displays a friendly fallback message. Instead of failing entirely, the response is generated by Gemini using only the chat context, bypassing the search step.</w:t>
      </w:r>
    </w:p>
    <w:p w14:paraId="2439E8C6" w14:textId="2ACC0659" w:rsidR="0022554A" w:rsidRPr="0022554A" w:rsidRDefault="0022554A" w:rsidP="00EF17E0">
      <w:pPr>
        <w:spacing w:before="100" w:beforeAutospacing="1" w:after="100" w:afterAutospacing="1"/>
        <w:jc w:val="both"/>
      </w:pPr>
      <w:r w:rsidRPr="0022554A">
        <w:t xml:space="preserve">To avoid issues during rapid thread updates, a combination of </w:t>
      </w:r>
      <w:r w:rsidRPr="0022554A">
        <w:rPr>
          <w:b/>
          <w:bCs/>
        </w:rPr>
        <w:t>mutex locking</w:t>
      </w:r>
      <w:r w:rsidRPr="0022554A">
        <w:t xml:space="preserve"> and </w:t>
      </w:r>
      <w:r w:rsidRPr="0022554A">
        <w:rPr>
          <w:b/>
          <w:bCs/>
        </w:rPr>
        <w:t>mounted widget flags</w:t>
      </w:r>
      <w:r w:rsidRPr="0022554A">
        <w:t xml:space="preserve"> ensures </w:t>
      </w:r>
      <w:r w:rsidRPr="0022554A">
        <w:rPr>
          <w:b/>
          <w:bCs/>
        </w:rPr>
        <w:t>race conditions</w:t>
      </w:r>
      <w:r w:rsidRPr="0022554A">
        <w:t xml:space="preserve"> are silently recovered from, with atomic rewrites maintaining data integrity. For </w:t>
      </w:r>
      <w:r w:rsidRPr="0022554A">
        <w:rPr>
          <w:b/>
          <w:bCs/>
        </w:rPr>
        <w:t>SharedPreferences read/write failures</w:t>
      </w:r>
      <w:r w:rsidRPr="0022554A">
        <w:t>, the system catches exceptions</w:t>
      </w:r>
      <w:r w:rsidR="00354962">
        <w:t xml:space="preserve">, </w:t>
      </w:r>
      <w:r w:rsidRPr="0022554A">
        <w:t>followed by an automatic retry.</w:t>
      </w:r>
    </w:p>
    <w:p w14:paraId="5CA3BC9C" w14:textId="5843867B" w:rsidR="0022554A" w:rsidRDefault="0022554A" w:rsidP="00EF17E0">
      <w:pPr>
        <w:spacing w:before="100" w:beforeAutospacing="1" w:after="100" w:afterAutospacing="1"/>
        <w:jc w:val="both"/>
      </w:pPr>
      <w:r w:rsidRPr="0022554A">
        <w:t>All errors are systematically logged with timestamps, stack traces, and device metadata to enable future analysis and integration with remote logging systems</w:t>
      </w:r>
      <w:r w:rsidR="00F93347">
        <w:t xml:space="preserve"> (e.g., firebase analytics)</w:t>
      </w:r>
    </w:p>
    <w:p w14:paraId="032CBFC5" w14:textId="37FC0AB3" w:rsidR="00ED585C" w:rsidRDefault="00ED585C" w:rsidP="00ED585C">
      <w:pPr>
        <w:pStyle w:val="Heading2"/>
        <w:numPr>
          <w:ilvl w:val="0"/>
          <w:numId w:val="0"/>
        </w:numPr>
      </w:pPr>
      <w:bookmarkStart w:id="72" w:name="_6.8__More"/>
      <w:bookmarkEnd w:id="72"/>
      <w:r>
        <w:t>6</w:t>
      </w:r>
      <w:r w:rsidRPr="0022554A">
        <w:t>.</w:t>
      </w:r>
      <w:r>
        <w:t>8</w:t>
      </w:r>
      <w:r>
        <w:tab/>
      </w:r>
      <w:r w:rsidRPr="0022554A">
        <w:t xml:space="preserve"> </w:t>
      </w:r>
      <w:r>
        <w:t>More on Features and Precautions</w:t>
      </w:r>
    </w:p>
    <w:p w14:paraId="7FEB41FF" w14:textId="499A79A6" w:rsidR="00115F7C" w:rsidRDefault="007579FB" w:rsidP="00EF17E0">
      <w:pPr>
        <w:ind w:firstLine="720"/>
        <w:jc w:val="both"/>
      </w:pPr>
      <w:r>
        <w:rPr>
          <w:noProof/>
        </w:rPr>
        <mc:AlternateContent>
          <mc:Choice Requires="wpg">
            <w:drawing>
              <wp:anchor distT="0" distB="0" distL="114300" distR="114300" simplePos="0" relativeHeight="251662336" behindDoc="1" locked="0" layoutInCell="1" allowOverlap="1" wp14:anchorId="645C30C8" wp14:editId="3B8BD40A">
                <wp:simplePos x="0" y="0"/>
                <wp:positionH relativeFrom="column">
                  <wp:posOffset>2811780</wp:posOffset>
                </wp:positionH>
                <wp:positionV relativeFrom="paragraph">
                  <wp:posOffset>161925</wp:posOffset>
                </wp:positionV>
                <wp:extent cx="3447415" cy="4241165"/>
                <wp:effectExtent l="0" t="0" r="6985" b="13335"/>
                <wp:wrapTight wrapText="bothSides">
                  <wp:wrapPolygon edited="0">
                    <wp:start x="0" y="0"/>
                    <wp:lineTo x="0" y="21603"/>
                    <wp:lineTo x="21564" y="21603"/>
                    <wp:lineTo x="21564" y="0"/>
                    <wp:lineTo x="0" y="0"/>
                  </wp:wrapPolygon>
                </wp:wrapTight>
                <wp:docPr id="850539528" name="Group 27"/>
                <wp:cNvGraphicFramePr/>
                <a:graphic xmlns:a="http://schemas.openxmlformats.org/drawingml/2006/main">
                  <a:graphicData uri="http://schemas.microsoft.com/office/word/2010/wordprocessingGroup">
                    <wpg:wgp>
                      <wpg:cNvGrpSpPr/>
                      <wpg:grpSpPr>
                        <a:xfrm>
                          <a:off x="0" y="0"/>
                          <a:ext cx="3447415" cy="4241165"/>
                          <a:chOff x="-350794" y="0"/>
                          <a:chExt cx="4890828" cy="5719487"/>
                        </a:xfrm>
                      </wpg:grpSpPr>
                      <wps:wsp>
                        <wps:cNvPr id="1647056816" name="Rectangle 25"/>
                        <wps:cNvSpPr/>
                        <wps:spPr>
                          <a:xfrm>
                            <a:off x="-350794" y="0"/>
                            <a:ext cx="4890828" cy="571948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988769957" name="Picture 2"/>
                          <pic:cNvPicPr>
                            <a:picLocks noChangeAspect="1"/>
                          </pic:cNvPicPr>
                        </pic:nvPicPr>
                        <pic:blipFill>
                          <a:blip r:embed="rId61" cstate="print">
                            <a:extLst>
                              <a:ext uri="{28A0092B-C50C-407E-A947-70E740481C1C}">
                                <a14:useLocalDpi xmlns:a14="http://schemas.microsoft.com/office/drawing/2010/main" val="0"/>
                              </a:ext>
                            </a:extLst>
                          </a:blip>
                          <a:srcRect/>
                          <a:stretch/>
                        </pic:blipFill>
                        <pic:spPr>
                          <a:xfrm>
                            <a:off x="2173475" y="72132"/>
                            <a:ext cx="2283207" cy="4653718"/>
                          </a:xfrm>
                          <a:prstGeom prst="rect">
                            <a:avLst/>
                          </a:prstGeom>
                        </pic:spPr>
                      </pic:pic>
                      <wps:wsp>
                        <wps:cNvPr id="170926958" name="Text Box 26"/>
                        <wps:cNvSpPr txBox="1"/>
                        <wps:spPr>
                          <a:xfrm>
                            <a:off x="-255097" y="4783025"/>
                            <a:ext cx="4711817" cy="805743"/>
                          </a:xfrm>
                          <a:prstGeom prst="rect">
                            <a:avLst/>
                          </a:prstGeom>
                          <a:solidFill>
                            <a:schemeClr val="lt1"/>
                          </a:solidFill>
                          <a:ln w="6350">
                            <a:solidFill>
                              <a:prstClr val="black"/>
                            </a:solidFill>
                          </a:ln>
                        </wps:spPr>
                        <wps:txbx>
                          <w:txbxContent>
                            <w:p w14:paraId="7A093EB5" w14:textId="2783F7E8" w:rsidR="00861529" w:rsidRPr="008B24E3" w:rsidRDefault="00861529" w:rsidP="007579FB">
                              <w:pPr>
                                <w:pStyle w:val="Heading3"/>
                                <w:jc w:val="center"/>
                                <w:rPr>
                                  <w:rStyle w:val="SubtleReference"/>
                                  <w:b w:val="0"/>
                                  <w:bCs w:val="0"/>
                                </w:rPr>
                              </w:pPr>
                              <w:bookmarkStart w:id="73" w:name="_Figure_6.8:_a"/>
                              <w:bookmarkEnd w:id="73"/>
                              <w:r w:rsidRPr="008B24E3">
                                <w:rPr>
                                  <w:rStyle w:val="SubtleReference"/>
                                  <w:b w:val="0"/>
                                  <w:bCs w:val="0"/>
                                </w:rPr>
                                <w:t xml:space="preserve">Figure </w:t>
                              </w:r>
                              <w:r>
                                <w:rPr>
                                  <w:rStyle w:val="SubtleReference"/>
                                  <w:b w:val="0"/>
                                  <w:bCs w:val="0"/>
                                </w:rPr>
                                <w:t>6.8</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chat feature keeping context and denying inappropriate usage from a user</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pic:pic xmlns:pic="http://schemas.openxmlformats.org/drawingml/2006/picture">
                        <pic:nvPicPr>
                          <pic:cNvPr id="2083338805" name="Picture 2"/>
                          <pic:cNvPicPr>
                            <a:picLocks noChangeAspect="1"/>
                          </pic:cNvPicPr>
                        </pic:nvPicPr>
                        <pic:blipFill>
                          <a:blip r:embed="rId62" cstate="print">
                            <a:extLst>
                              <a:ext uri="{28A0092B-C50C-407E-A947-70E740481C1C}">
                                <a14:useLocalDpi xmlns:a14="http://schemas.microsoft.com/office/drawing/2010/main" val="0"/>
                              </a:ext>
                            </a:extLst>
                          </a:blip>
                          <a:srcRect/>
                          <a:stretch/>
                        </pic:blipFill>
                        <pic:spPr>
                          <a:xfrm>
                            <a:off x="-255062" y="72133"/>
                            <a:ext cx="2283205" cy="4653716"/>
                          </a:xfrm>
                          <a:prstGeom prst="rect">
                            <a:avLst/>
                          </a:prstGeom>
                        </pic:spPr>
                      </pic:pic>
                    </wpg:wgp>
                  </a:graphicData>
                </a:graphic>
                <wp14:sizeRelH relativeFrom="margin">
                  <wp14:pctWidth>0</wp14:pctWidth>
                </wp14:sizeRelH>
                <wp14:sizeRelV relativeFrom="margin">
                  <wp14:pctHeight>0</wp14:pctHeight>
                </wp14:sizeRelV>
              </wp:anchor>
            </w:drawing>
          </mc:Choice>
          <mc:Fallback>
            <w:pict>
              <v:group w14:anchorId="645C30C8" id="_x0000_s1119" style="position:absolute;left:0;text-align:left;margin-left:221.4pt;margin-top:12.75pt;width:271.45pt;height:333.95pt;z-index:-251654144;mso-width-relative:margin;mso-height-relative:margin" coordorigin="-3507" coordsize="48908,5719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">
                <v:rect id="Rectangle 25" o:spid="_x0000_s1120" style="position:absolute;left:-3507;width:48907;height:5719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" filled="f" strokecolor="#09101d [484]" strokeweight="1pt"/>
                <v:shape id="Picture 2" o:spid="_x0000_s1121" type="#_x0000_t75" style="position:absolute;left:21734;top:721;width:22832;height:4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">
                  <v:imagedata r:id="rId63" o:title=""/>
                </v:shape>
                <v:shape id="_x0000_s1122" type="#_x0000_t202" style="position:absolute;left:-2550;top:47830;width:47117;height:805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" fillcolor="white [3201]" strokeweight=".5pt">
                  <v:textbox>
                    <w:txbxContent>
                      <w:p w14:paraId="7A093EB5" w14:textId="2783F7E8" w:rsidR="00861529" w:rsidRPr="008B24E3" w:rsidRDefault="00861529" w:rsidP="007579FB">
                        <w:pPr>
                          <w:pStyle w:val="Heading3"/>
                          <w:jc w:val="center"/>
                          <w:rPr>
                            <w:rStyle w:val="SubtleReference"/>
                            <w:b w:val="0"/>
                            <w:bCs w:val="0"/>
                          </w:rPr>
                        </w:pPr>
                        <w:bookmarkStart w:id="74" w:name="_Figure_6.8:_a"/>
                        <w:bookmarkEnd w:id="74"/>
                        <w:r w:rsidRPr="008B24E3">
                          <w:rPr>
                            <w:rStyle w:val="SubtleReference"/>
                            <w:b w:val="0"/>
                            <w:bCs w:val="0"/>
                          </w:rPr>
                          <w:t xml:space="preserve">Figure </w:t>
                        </w:r>
                        <w:r>
                          <w:rPr>
                            <w:rStyle w:val="SubtleReference"/>
                            <w:b w:val="0"/>
                            <w:bCs w:val="0"/>
                          </w:rPr>
                          <w:t>6.8</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chat feature keeping context and denying inappropriate usage from a user</w:t>
                        </w:r>
                      </w:p>
                    </w:txbxContent>
                  </v:textbox>
                </v:shape>
                <v:shape id="Picture 2" o:spid="_x0000_s1123" type="#_x0000_t75" style="position:absolute;left:-2550;top:721;width:22831;height:4653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">
                  <v:imagedata r:id="rId64" o:title=""/>
                </v:shape>
                <w10:wrap type="tight"/>
              </v:group>
            </w:pict>
          </mc:Fallback>
        </mc:AlternateContent>
      </w:r>
      <w:r w:rsidR="00285FCF">
        <w:t>The two screenshots</w:t>
      </w:r>
      <w:r w:rsidR="001169FA">
        <w:t xml:space="preserve"> as shown in </w:t>
      </w:r>
      <w:hyperlink w:anchor="_Figure_6.8:_a" w:history="1">
        <w:r w:rsidR="001169FA" w:rsidRPr="00E208E2">
          <w:rPr>
            <w:rStyle w:val="Hyperlink"/>
            <w:i/>
            <w:iCs/>
          </w:rPr>
          <w:t xml:space="preserve">Figure </w:t>
        </w:r>
        <w:r w:rsidR="00873BF6" w:rsidRPr="00E208E2">
          <w:rPr>
            <w:rStyle w:val="Hyperlink"/>
            <w:i/>
            <w:iCs/>
          </w:rPr>
          <w:t>6.8</w:t>
        </w:r>
      </w:hyperlink>
      <w:r w:rsidR="00285FCF">
        <w:t xml:space="preserve"> demonstrate key pillars of Nexly’s design: </w:t>
      </w:r>
      <w:r w:rsidR="00285FCF">
        <w:rPr>
          <w:rStyle w:val="Strong"/>
        </w:rPr>
        <w:t>context awareness</w:t>
      </w:r>
      <w:r w:rsidR="00285FCF">
        <w:t xml:space="preserve"> and </w:t>
      </w:r>
      <w:r w:rsidR="00285FCF">
        <w:rPr>
          <w:rStyle w:val="Strong"/>
        </w:rPr>
        <w:t>ethical safeguards</w:t>
      </w:r>
      <w:r w:rsidR="00285FCF">
        <w:t xml:space="preserve">. In the first screenshot, Nexly accurately remembers and addresses the user by their preferred name (“Ziad”) and adapts its response based on the user’s academic background as a Computer Science student—showcasing dynamic personalization and thread-level memory. This illustrates how Nexly goes beyond generic chatbots, offering tailored, empathetic interactions rooted in the user’s identity and academic context. In contrast, the second screenshot highlights Nexly’s built-in </w:t>
      </w:r>
      <w:r w:rsidR="00285FCF">
        <w:rPr>
          <w:rStyle w:val="Strong"/>
        </w:rPr>
        <w:t>inappropriate use handling</w:t>
      </w:r>
      <w:r w:rsidR="00285FCF">
        <w:t>. When prompted for a "dirty joke," the system immediately rejects the request in a professional, non-confrontational manner, reinforcing its role as a responsible, university-aligned assistant focused solely on academic and student support topics.</w:t>
      </w:r>
    </w:p>
    <w:p w14:paraId="1B44319F" w14:textId="77777777" w:rsidR="007200C8" w:rsidRDefault="007200C8" w:rsidP="007200C8">
      <w:pPr>
        <w:spacing w:before="100" w:beforeAutospacing="1" w:after="100" w:afterAutospacing="1"/>
        <w:ind w:firstLine="720"/>
      </w:pPr>
    </w:p>
    <w:p w14:paraId="3766886E" w14:textId="77777777" w:rsidR="007200C8" w:rsidRDefault="007200C8" w:rsidP="007200C8">
      <w:pPr>
        <w:spacing w:before="100" w:beforeAutospacing="1" w:after="100" w:afterAutospacing="1"/>
        <w:ind w:firstLine="720"/>
      </w:pPr>
    </w:p>
    <w:p w14:paraId="7915363F" w14:textId="77777777" w:rsidR="007200C8" w:rsidRDefault="007200C8" w:rsidP="007200C8">
      <w:pPr>
        <w:spacing w:before="100" w:beforeAutospacing="1" w:after="100" w:afterAutospacing="1"/>
        <w:ind w:firstLine="720"/>
      </w:pPr>
    </w:p>
    <w:p w14:paraId="490493D0" w14:textId="77777777" w:rsidR="007200C8" w:rsidRDefault="007200C8" w:rsidP="007200C8">
      <w:pPr>
        <w:spacing w:before="100" w:beforeAutospacing="1" w:after="100" w:afterAutospacing="1"/>
        <w:ind w:firstLine="720"/>
      </w:pPr>
    </w:p>
    <w:p w14:paraId="2ADFC9DC" w14:textId="77777777" w:rsidR="00FE259F" w:rsidRPr="0022554A" w:rsidRDefault="00FE259F" w:rsidP="007200C8">
      <w:pPr>
        <w:spacing w:before="100" w:beforeAutospacing="1" w:after="100" w:afterAutospacing="1"/>
        <w:ind w:firstLine="720"/>
      </w:pPr>
    </w:p>
    <w:p w14:paraId="5B0FC267" w14:textId="511378B8" w:rsidR="00561578" w:rsidRPr="0022554A" w:rsidRDefault="00710292" w:rsidP="00DF3EA0">
      <w:pPr>
        <w:pStyle w:val="Heading2"/>
        <w:numPr>
          <w:ilvl w:val="0"/>
          <w:numId w:val="0"/>
        </w:numPr>
      </w:pPr>
      <w:bookmarkStart w:id="75" w:name="_6.8__Future"/>
      <w:bookmarkEnd w:id="75"/>
      <w:r>
        <w:lastRenderedPageBreak/>
        <w:t>6</w:t>
      </w:r>
      <w:r w:rsidRPr="0022554A">
        <w:t>.</w:t>
      </w:r>
      <w:r w:rsidR="009B2B92">
        <w:t>8</w:t>
      </w:r>
      <w:r>
        <w:tab/>
      </w:r>
      <w:r w:rsidRPr="0022554A">
        <w:t xml:space="preserve"> </w:t>
      </w:r>
      <w:r w:rsidR="00561578">
        <w:t>Future Directions</w:t>
      </w:r>
    </w:p>
    <w:p w14:paraId="05F1A5E5" w14:textId="77777777" w:rsidR="002D0DF0" w:rsidRDefault="002D0DF0" w:rsidP="00EF17E0">
      <w:pPr>
        <w:spacing w:before="100" w:beforeAutospacing="1" w:after="100" w:afterAutospacing="1"/>
        <w:ind w:firstLine="720"/>
        <w:jc w:val="both"/>
      </w:pPr>
      <w:r>
        <w:t xml:space="preserve">As Nexly continues to evolve beyond its MVP stage, several strategic enhancements are planned to elevate it from a robust prototype to a fully integrated, institution-grade academic assistant. A major future direction involves aligning the mobile version with the </w:t>
      </w:r>
      <w:r>
        <w:rPr>
          <w:rStyle w:val="Strong"/>
        </w:rPr>
        <w:t>web app's advanced architecture</w:t>
      </w:r>
      <w:r>
        <w:t xml:space="preserve">, specifically by adopting a </w:t>
      </w:r>
      <w:r>
        <w:rPr>
          <w:rStyle w:val="Strong"/>
        </w:rPr>
        <w:t>Retrieval-Augmented Generation (RAG)</w:t>
      </w:r>
      <w:r>
        <w:t xml:space="preserve"> pipeline. This would enable the mobile app to generate even more accurate, grounded, and explainable responses by retrieving and referencing real university documents in context—mirroring the capabilities currently available on the Nexly web platform.</w:t>
      </w:r>
    </w:p>
    <w:p w14:paraId="2275FD29" w14:textId="77777777" w:rsidR="002D0DF0" w:rsidRDefault="002D0DF0" w:rsidP="00EF17E0">
      <w:pPr>
        <w:spacing w:before="100" w:beforeAutospacing="1" w:after="100" w:afterAutospacing="1"/>
        <w:jc w:val="both"/>
      </w:pPr>
      <w:r>
        <w:t xml:space="preserve">Another critical objective is the </w:t>
      </w:r>
      <w:r>
        <w:rPr>
          <w:rStyle w:val="Strong"/>
        </w:rPr>
        <w:t>integration with the University of Sharjah’s Single Sign-On (SSO)</w:t>
      </w:r>
      <w:r>
        <w:t xml:space="preserve"> system, enabling secure, centralized authentication. This will allow users to log in using their university credentials and unlock access to personalized data such as course schedules, grades, and academic records through </w:t>
      </w:r>
      <w:r>
        <w:rPr>
          <w:rStyle w:val="Strong"/>
        </w:rPr>
        <w:t>real UOS APIs</w:t>
      </w:r>
      <w:r>
        <w:t>.</w:t>
      </w:r>
    </w:p>
    <w:p w14:paraId="237DE5DD" w14:textId="77777777" w:rsidR="002D0DF0" w:rsidRDefault="002D0DF0" w:rsidP="00EF17E0">
      <w:pPr>
        <w:spacing w:before="100" w:beforeAutospacing="1" w:after="100" w:afterAutospacing="1"/>
        <w:jc w:val="both"/>
      </w:pPr>
      <w:r>
        <w:t xml:space="preserve">Beyond architectural improvements, the roadmap also includes </w:t>
      </w:r>
      <w:r>
        <w:rPr>
          <w:rStyle w:val="Strong"/>
        </w:rPr>
        <w:t>push notifications</w:t>
      </w:r>
      <w:r>
        <w:t xml:space="preserve">, </w:t>
      </w:r>
      <w:r>
        <w:rPr>
          <w:rStyle w:val="Strong"/>
        </w:rPr>
        <w:t>voice input using Speech-to-Text</w:t>
      </w:r>
      <w:r>
        <w:t xml:space="preserve">, </w:t>
      </w:r>
      <w:r>
        <w:rPr>
          <w:rStyle w:val="Strong"/>
        </w:rPr>
        <w:t>Arabic/English localization</w:t>
      </w:r>
      <w:r>
        <w:t xml:space="preserve"> (via </w:t>
      </w:r>
      <w:r>
        <w:rPr>
          <w:rStyle w:val="HTMLCode"/>
        </w:rPr>
        <w:t>easy_localization</w:t>
      </w:r>
      <w:r>
        <w:t xml:space="preserve">), and </w:t>
      </w:r>
      <w:r>
        <w:rPr>
          <w:rStyle w:val="Strong"/>
        </w:rPr>
        <w:t>offline functionality through SQLite caching</w:t>
      </w:r>
      <w:r>
        <w:t xml:space="preserve">. Additional planned integrations cover </w:t>
      </w:r>
      <w:r>
        <w:rPr>
          <w:rStyle w:val="Strong"/>
        </w:rPr>
        <w:t>LMS systems, university email</w:t>
      </w:r>
      <w:r>
        <w:t xml:space="preserve">, a </w:t>
      </w:r>
      <w:r>
        <w:rPr>
          <w:rStyle w:val="Strong"/>
        </w:rPr>
        <w:t>dashboard for usage analytics</w:t>
      </w:r>
      <w:r>
        <w:t xml:space="preserve">, and </w:t>
      </w:r>
      <w:r>
        <w:rPr>
          <w:rStyle w:val="Strong"/>
        </w:rPr>
        <w:t>social features for study groups</w:t>
      </w:r>
      <w:r>
        <w:t xml:space="preserve">. To ensure security, the team also plans to utilize </w:t>
      </w:r>
      <w:r>
        <w:rPr>
          <w:rStyle w:val="Strong"/>
        </w:rPr>
        <w:t>third-party vaults</w:t>
      </w:r>
      <w:r>
        <w:t xml:space="preserve"> for managing API keys and secrets in production environments.</w:t>
      </w:r>
    </w:p>
    <w:p w14:paraId="7F540827" w14:textId="5F76DBC3" w:rsidR="007D570C" w:rsidRDefault="002D0DF0" w:rsidP="00EF17E0">
      <w:pPr>
        <w:spacing w:before="100" w:beforeAutospacing="1" w:after="100" w:afterAutospacing="1"/>
        <w:jc w:val="both"/>
      </w:pPr>
      <w:r>
        <w:t>These directions aim to ensure Nexly is not just a smart chatbot, but a core part of every student’s academic journey—scalable, personalized, and tightly integrated with institutional systems.</w:t>
      </w:r>
    </w:p>
    <w:p w14:paraId="6E8868E1" w14:textId="77777777" w:rsidR="00326A4E" w:rsidRDefault="007D570C" w:rsidP="00326A4E">
      <w:pPr>
        <w:pStyle w:val="Heading1"/>
      </w:pPr>
      <w:bookmarkStart w:id="76" w:name="_Nexly_Web"/>
      <w:bookmarkEnd w:id="76"/>
      <w:r>
        <w:br w:type="page"/>
      </w:r>
      <w:r w:rsidR="00326A4E">
        <w:lastRenderedPageBreak/>
        <w:t>Nexly Web</w:t>
      </w:r>
    </w:p>
    <w:p w14:paraId="2165F2B8" w14:textId="7DD0AB96" w:rsidR="00146F61" w:rsidRPr="00511491" w:rsidRDefault="00146F61" w:rsidP="00EB6653">
      <w:pPr>
        <w:spacing w:after="160" w:line="259" w:lineRule="auto"/>
        <w:rPr>
          <w:sz w:val="10"/>
          <w:szCs w:val="10"/>
        </w:rPr>
      </w:pPr>
    </w:p>
    <w:p w14:paraId="2C0C8109" w14:textId="0ADE99BB" w:rsidR="00D44194" w:rsidRDefault="00F51C0E" w:rsidP="00580C96">
      <w:pPr>
        <w:pStyle w:val="Heading2"/>
        <w:numPr>
          <w:ilvl w:val="0"/>
          <w:numId w:val="0"/>
        </w:numPr>
        <w:ind w:left="720" w:hanging="720"/>
      </w:pPr>
      <w:bookmarkStart w:id="77" w:name="_7.1_Why_a"/>
      <w:bookmarkEnd w:id="77"/>
      <w:r>
        <w:t>7</w:t>
      </w:r>
      <w:r w:rsidR="00D44194" w:rsidRPr="0053370F">
        <w:t>.1</w:t>
      </w:r>
      <w:r w:rsidR="00D44194" w:rsidRPr="0053370F">
        <w:tab/>
        <w:t>Why a Web-Based Academic Assistant?</w:t>
      </w:r>
    </w:p>
    <w:p w14:paraId="18BC52E8" w14:textId="77777777" w:rsidR="00580C96" w:rsidRPr="00580C96" w:rsidRDefault="00580C96" w:rsidP="00580C96"/>
    <w:p w14:paraId="76BF114E" w14:textId="77777777" w:rsidR="00D44194" w:rsidRDefault="00D44194" w:rsidP="00EF17E0">
      <w:pPr>
        <w:jc w:val="both"/>
      </w:pPr>
      <w:r>
        <w:t>While the mobile app offers a highly integrated, always-available academic assistant experience, the web version of Nexly serves as a complementary interface that focuses on ease of access, scalability, and future extensibility. Here's why we chose to launch on the web:</w:t>
      </w:r>
    </w:p>
    <w:p w14:paraId="1B07D1C7" w14:textId="77777777" w:rsidR="00D44194" w:rsidRDefault="00D44194" w:rsidP="00E838A2">
      <w:pPr>
        <w:pStyle w:val="ListParagraph"/>
        <w:numPr>
          <w:ilvl w:val="0"/>
          <w:numId w:val="16"/>
        </w:numPr>
        <w:jc w:val="both"/>
      </w:pPr>
      <w:r w:rsidRPr="00A3124B">
        <w:rPr>
          <w:b/>
        </w:rPr>
        <w:t>Immediate Accessibility:</w:t>
      </w:r>
      <w:r>
        <w:t xml:space="preserve"> Users can access Nexly instantly from any browser without needing to download an app. This is particularly valuable for new users, guest sessions, or quick inquiries during lectures or advising sessions.</w:t>
      </w:r>
    </w:p>
    <w:p w14:paraId="16077D1D" w14:textId="56B983AE" w:rsidR="00D44194" w:rsidRDefault="00D44194" w:rsidP="00E838A2">
      <w:pPr>
        <w:pStyle w:val="ListParagraph"/>
        <w:numPr>
          <w:ilvl w:val="0"/>
          <w:numId w:val="15"/>
        </w:numPr>
        <w:jc w:val="both"/>
      </w:pPr>
      <w:r w:rsidRPr="00EE3AB9">
        <w:rPr>
          <w:b/>
        </w:rPr>
        <w:t>Scalable MVP Deployment:</w:t>
      </w:r>
      <w:r>
        <w:t xml:space="preserve"> The initial web release focuses on core functionality—query input and RAG-based AI responses—without requiring login or registration. This MVP design enables faster iteration and testing while reducing complexity during early stages.</w:t>
      </w:r>
    </w:p>
    <w:p w14:paraId="38576F64" w14:textId="77777777" w:rsidR="00D44194" w:rsidRDefault="00D44194" w:rsidP="00E838A2">
      <w:pPr>
        <w:pStyle w:val="ListParagraph"/>
        <w:numPr>
          <w:ilvl w:val="0"/>
          <w:numId w:val="15"/>
        </w:numPr>
        <w:jc w:val="both"/>
      </w:pPr>
      <w:r w:rsidRPr="00EE3AB9">
        <w:rPr>
          <w:b/>
        </w:rPr>
        <w:t>Future-Ready Architecture:</w:t>
      </w:r>
      <w:r>
        <w:t xml:space="preserve"> The frontend is designed with extensibility in mind. As the platform evolves, features such as user accounts, chat history and file-based queries can be integrated seamlessly without major refactoring.</w:t>
      </w:r>
    </w:p>
    <w:p w14:paraId="317E9D6E" w14:textId="0BC55C0F" w:rsidR="00D44194" w:rsidRDefault="00D44194" w:rsidP="00E838A2">
      <w:pPr>
        <w:pStyle w:val="ListParagraph"/>
        <w:numPr>
          <w:ilvl w:val="0"/>
          <w:numId w:val="15"/>
        </w:numPr>
        <w:jc w:val="both"/>
      </w:pPr>
      <w:r w:rsidRPr="00EE3AB9">
        <w:rPr>
          <w:b/>
        </w:rPr>
        <w:t>Device-Agnostic Usage:</w:t>
      </w:r>
      <w:r>
        <w:t xml:space="preserve"> The web app ensures Nexly is usable across laptops, tablets, and public terminals. It provides a consistent, responsive experience that complements the mobile app by addressing scenarios where desktop input and multitasking are preferred.</w:t>
      </w:r>
    </w:p>
    <w:p w14:paraId="2D6973C2" w14:textId="6A773BFB" w:rsidR="00580C96" w:rsidRDefault="00580C96" w:rsidP="00580C96">
      <w:pPr>
        <w:jc w:val="both"/>
      </w:pPr>
    </w:p>
    <w:p w14:paraId="7B44ECC3" w14:textId="1E3BFA37" w:rsidR="00580C96" w:rsidRDefault="00580C96" w:rsidP="00580C96">
      <w:pPr>
        <w:jc w:val="both"/>
      </w:pPr>
    </w:p>
    <w:p w14:paraId="7DFACFBE" w14:textId="77777777" w:rsidR="00580C96" w:rsidRDefault="00580C96" w:rsidP="00580C96">
      <w:pPr>
        <w:jc w:val="both"/>
      </w:pPr>
    </w:p>
    <w:p w14:paraId="616A5D73" w14:textId="282FEB20" w:rsidR="00D44194" w:rsidRDefault="00A66E06" w:rsidP="00580C96">
      <w:pPr>
        <w:pStyle w:val="Heading2"/>
        <w:numPr>
          <w:ilvl w:val="0"/>
          <w:numId w:val="0"/>
        </w:numPr>
        <w:ind w:left="720" w:hanging="720"/>
      </w:pPr>
      <w:bookmarkStart w:id="78" w:name="_7.2_System_Overview:"/>
      <w:bookmarkEnd w:id="78"/>
      <w:r>
        <w:t>7</w:t>
      </w:r>
      <w:r w:rsidR="00D44194" w:rsidRPr="0053370F">
        <w:t>.2</w:t>
      </w:r>
      <w:r w:rsidR="00D44194" w:rsidRPr="0053370F">
        <w:tab/>
        <w:t>System Overview: Frontend</w:t>
      </w:r>
      <w:r w:rsidR="00D44194">
        <w:t xml:space="preserve"> and Backend</w:t>
      </w:r>
    </w:p>
    <w:p w14:paraId="488FF279" w14:textId="77777777" w:rsidR="00D44194" w:rsidRDefault="00D44194" w:rsidP="00D44194">
      <w:pPr>
        <w:spacing w:before="100" w:beforeAutospacing="1" w:after="100" w:afterAutospacing="1"/>
        <w:rPr>
          <w:b/>
        </w:rPr>
      </w:pPr>
      <w:r w:rsidRPr="003F2A0E">
        <w:rPr>
          <w:b/>
        </w:rPr>
        <w:t>Frontend Architecture</w:t>
      </w:r>
      <w:r>
        <w:rPr>
          <w:b/>
        </w:rPr>
        <w:t xml:space="preserve">: </w:t>
      </w:r>
    </w:p>
    <w:p w14:paraId="5555E2CC" w14:textId="77777777" w:rsidR="00D44194" w:rsidRPr="0083292B" w:rsidRDefault="00D44194" w:rsidP="00E838A2">
      <w:pPr>
        <w:pStyle w:val="ListParagraph"/>
        <w:numPr>
          <w:ilvl w:val="0"/>
          <w:numId w:val="13"/>
        </w:numPr>
      </w:pPr>
      <w:r w:rsidRPr="003E4DBA">
        <w:rPr>
          <w:b/>
        </w:rPr>
        <w:t>Framework:</w:t>
      </w:r>
      <w:r w:rsidRPr="0083292B">
        <w:t xml:space="preserve"> React.js – A component-based JavaScript library that allows for modular, responsive Uis.</w:t>
      </w:r>
    </w:p>
    <w:p w14:paraId="5AEA99F4" w14:textId="77777777" w:rsidR="00D44194" w:rsidRPr="0083292B" w:rsidRDefault="00D44194" w:rsidP="00E838A2">
      <w:pPr>
        <w:pStyle w:val="ListParagraph"/>
        <w:numPr>
          <w:ilvl w:val="0"/>
          <w:numId w:val="13"/>
        </w:numPr>
      </w:pPr>
      <w:r w:rsidRPr="003E4DBA">
        <w:rPr>
          <w:b/>
        </w:rPr>
        <w:t>Styling:</w:t>
      </w:r>
      <w:r w:rsidRPr="0083292B">
        <w:t xml:space="preserve"> Pure CSS with CSS Variables – Enables dynamic theming (light/dark mode) and responsive layout adjustments.</w:t>
      </w:r>
    </w:p>
    <w:p w14:paraId="75210A6B" w14:textId="77777777" w:rsidR="00D44194" w:rsidRDefault="00D44194" w:rsidP="00E838A2">
      <w:pPr>
        <w:pStyle w:val="ListParagraph"/>
        <w:numPr>
          <w:ilvl w:val="0"/>
          <w:numId w:val="13"/>
        </w:numPr>
      </w:pPr>
      <w:r w:rsidRPr="003E4DBA">
        <w:rPr>
          <w:b/>
        </w:rPr>
        <w:t>State Handling</w:t>
      </w:r>
      <w:r w:rsidRPr="0083292B">
        <w:t>: Managed via useState and useEffect hooks for input tracking, theme toggling, and screen resizing.</w:t>
      </w:r>
    </w:p>
    <w:p w14:paraId="0F99907A" w14:textId="77777777" w:rsidR="00D44194" w:rsidRPr="003F2A0E" w:rsidRDefault="00D44194" w:rsidP="00E838A2">
      <w:pPr>
        <w:pStyle w:val="ListParagraph"/>
        <w:numPr>
          <w:ilvl w:val="0"/>
          <w:numId w:val="13"/>
        </w:numPr>
      </w:pPr>
      <w:r w:rsidRPr="003E4DBA">
        <w:rPr>
          <w:b/>
        </w:rPr>
        <w:t>User Interface:</w:t>
      </w:r>
    </w:p>
    <w:p w14:paraId="1148577D" w14:textId="77777777" w:rsidR="00D44194" w:rsidRPr="0083292B" w:rsidRDefault="00D44194" w:rsidP="00E838A2">
      <w:pPr>
        <w:pStyle w:val="ListParagraph"/>
        <w:numPr>
          <w:ilvl w:val="0"/>
          <w:numId w:val="13"/>
        </w:numPr>
      </w:pPr>
      <w:r w:rsidRPr="003E4DBA">
        <w:rPr>
          <w:b/>
        </w:rPr>
        <w:t>Chat Interface:</w:t>
      </w:r>
      <w:r w:rsidRPr="0083292B">
        <w:t xml:space="preserve"> Divides messages into user (right-aligned) and AI (left-aligned) threads.</w:t>
      </w:r>
    </w:p>
    <w:p w14:paraId="1F510E9C" w14:textId="77777777" w:rsidR="00D44194" w:rsidRPr="0083292B" w:rsidRDefault="00D44194" w:rsidP="00E838A2">
      <w:pPr>
        <w:pStyle w:val="ListParagraph"/>
        <w:numPr>
          <w:ilvl w:val="0"/>
          <w:numId w:val="13"/>
        </w:numPr>
      </w:pPr>
      <w:r w:rsidRPr="003E4DBA">
        <w:rPr>
          <w:b/>
        </w:rPr>
        <w:t>Theme Toggle</w:t>
      </w:r>
      <w:r w:rsidRPr="0083292B">
        <w:t>: Respects system theme and allows user override.</w:t>
      </w:r>
    </w:p>
    <w:p w14:paraId="03AA32FE" w14:textId="77777777" w:rsidR="00D44194" w:rsidRPr="0083292B" w:rsidRDefault="00D44194" w:rsidP="00E838A2">
      <w:pPr>
        <w:pStyle w:val="ListParagraph"/>
        <w:numPr>
          <w:ilvl w:val="0"/>
          <w:numId w:val="13"/>
        </w:numPr>
      </w:pPr>
      <w:r w:rsidRPr="003E4DBA">
        <w:rPr>
          <w:b/>
        </w:rPr>
        <w:t>Typing Feedback</w:t>
      </w:r>
      <w:r w:rsidRPr="0083292B">
        <w:t>: Includes animated dots to indicate the AI is processing a response.</w:t>
      </w:r>
    </w:p>
    <w:p w14:paraId="3372F638" w14:textId="77777777" w:rsidR="00D44194" w:rsidRDefault="00D44194" w:rsidP="00E838A2">
      <w:pPr>
        <w:pStyle w:val="ListParagraph"/>
        <w:numPr>
          <w:ilvl w:val="0"/>
          <w:numId w:val="13"/>
        </w:numPr>
      </w:pPr>
      <w:r w:rsidRPr="003E4DBA">
        <w:rPr>
          <w:b/>
        </w:rPr>
        <w:t>Responsive Design</w:t>
      </w:r>
      <w:r w:rsidRPr="0083292B">
        <w:t>: Layout and sidebars adjust based on screen size for optimal mobile and desktop usability.</w:t>
      </w:r>
    </w:p>
    <w:p w14:paraId="14A89DD8" w14:textId="77777777" w:rsidR="002A3333" w:rsidRDefault="002A3333" w:rsidP="002A3333"/>
    <w:p w14:paraId="5525E272" w14:textId="77777777" w:rsidR="002A3333" w:rsidRDefault="002A3333" w:rsidP="002A3333"/>
    <w:p w14:paraId="5ADD082F" w14:textId="77777777" w:rsidR="002A3333" w:rsidRDefault="002A3333" w:rsidP="002A3333"/>
    <w:p w14:paraId="65C30703" w14:textId="05F0E4AC" w:rsidR="002A3333" w:rsidRDefault="002A3333">
      <w:pPr>
        <w:spacing w:after="160" w:line="259" w:lineRule="auto"/>
      </w:pPr>
      <w:r>
        <w:br w:type="page"/>
      </w:r>
    </w:p>
    <w:p w14:paraId="5F4907EC" w14:textId="671E95E1" w:rsidR="0009515C" w:rsidRDefault="0009515C" w:rsidP="00580C96">
      <w:pPr>
        <w:pStyle w:val="Heading2"/>
        <w:numPr>
          <w:ilvl w:val="0"/>
          <w:numId w:val="0"/>
        </w:numPr>
        <w:ind w:left="720" w:hanging="720"/>
      </w:pPr>
      <w:bookmarkStart w:id="79" w:name="_Backend_Architecture"/>
      <w:bookmarkEnd w:id="79"/>
      <w:r w:rsidRPr="003F2A0E">
        <w:lastRenderedPageBreak/>
        <w:t>Backend Architecture</w:t>
      </w:r>
    </w:p>
    <w:p w14:paraId="1B68C084" w14:textId="77777777" w:rsidR="00580C96" w:rsidRPr="00580C96" w:rsidRDefault="00580C96" w:rsidP="00580C96"/>
    <w:p w14:paraId="0FC1C4C0" w14:textId="77777777" w:rsidR="0009515C" w:rsidRPr="003F2A0E" w:rsidRDefault="0009515C" w:rsidP="00E838A2">
      <w:pPr>
        <w:pStyle w:val="ListParagraph"/>
        <w:numPr>
          <w:ilvl w:val="0"/>
          <w:numId w:val="14"/>
        </w:numPr>
      </w:pPr>
      <w:r w:rsidRPr="005F4261">
        <w:rPr>
          <w:b/>
        </w:rPr>
        <w:t>Model API:</w:t>
      </w:r>
      <w:r w:rsidRPr="003F2A0E">
        <w:t xml:space="preserve"> Custom LLAMA-3.3 70B server (RAG pipeline) served via a local network or static IP.</w:t>
      </w:r>
    </w:p>
    <w:p w14:paraId="17A5AF54" w14:textId="3B7C3CE4" w:rsidR="0009515C" w:rsidRPr="003F2A0E" w:rsidRDefault="0009515C" w:rsidP="00E838A2">
      <w:pPr>
        <w:pStyle w:val="ListParagraph"/>
        <w:numPr>
          <w:ilvl w:val="0"/>
          <w:numId w:val="14"/>
        </w:numPr>
      </w:pPr>
      <w:r w:rsidRPr="005F4261">
        <w:rPr>
          <w:b/>
        </w:rPr>
        <w:t>Communication</w:t>
      </w:r>
      <w:r w:rsidRPr="003F2A0E">
        <w:t>: Uses Axios for POST requests, sending JSON payloads</w:t>
      </w:r>
      <w:r w:rsidR="00E15C49">
        <w:t>.</w:t>
      </w:r>
    </w:p>
    <w:p w14:paraId="59E23595" w14:textId="77777777" w:rsidR="00E15C49" w:rsidRPr="003F2A0E" w:rsidRDefault="00E15C49" w:rsidP="005C3A43">
      <w:pPr>
        <w:pStyle w:val="ListParagraph"/>
        <w:spacing w:before="100" w:beforeAutospacing="1"/>
      </w:pPr>
      <w:r w:rsidRPr="003F2A0E">
        <w:t>The app communicates with a running model on a defined IP</w:t>
      </w:r>
      <w:r>
        <w:t xml:space="preserve"> : “</w:t>
      </w:r>
      <w:r w:rsidRPr="003F2A0E">
        <w:t>http://192.168.x.x:8709/askQuestion/</w:t>
      </w:r>
      <w:r>
        <w:t>”</w:t>
      </w:r>
      <w:r w:rsidRPr="003F2A0E">
        <w:t xml:space="preserve">, </w:t>
      </w:r>
    </w:p>
    <w:p w14:paraId="48708E73" w14:textId="77777777" w:rsidR="003E4143" w:rsidRDefault="00E15C49" w:rsidP="003E4143">
      <w:r w:rsidRPr="003F2A0E">
        <w:t>Future iterations may integrate user authentication, database persistence, and cloud scalability.</w:t>
      </w:r>
    </w:p>
    <w:p w14:paraId="5F5D2E1E" w14:textId="7C333248" w:rsidR="007A53AE" w:rsidRPr="00D36C2E" w:rsidRDefault="007A53AE" w:rsidP="003E4143">
      <w:pPr>
        <w:rPr>
          <w:sz w:val="14"/>
          <w:szCs w:val="14"/>
        </w:rPr>
      </w:pPr>
    </w:p>
    <w:tbl>
      <w:tblPr>
        <w:tblW w:w="9348" w:type="dxa"/>
        <w:tblCellSpacing w:w="15" w:type="dxa"/>
        <w:tblCellMar>
          <w:top w:w="15" w:type="dxa"/>
          <w:left w:w="15" w:type="dxa"/>
          <w:bottom w:w="15" w:type="dxa"/>
          <w:right w:w="15" w:type="dxa"/>
        </w:tblCellMar>
        <w:tblLook w:val="04A0" w:firstRow="1" w:lastRow="0" w:firstColumn="1" w:lastColumn="0" w:noHBand="0" w:noVBand="1"/>
      </w:tblPr>
      <w:tblGrid>
        <w:gridCol w:w="2127"/>
        <w:gridCol w:w="3543"/>
        <w:gridCol w:w="3678"/>
      </w:tblGrid>
      <w:tr w:rsidR="003E4143" w:rsidRPr="008E5EAE" w14:paraId="0848F239" w14:textId="77777777" w:rsidTr="00401193">
        <w:trPr>
          <w:trHeight w:val="267"/>
          <w:tblHeader/>
          <w:tblCellSpacing w:w="15" w:type="dxa"/>
        </w:trPr>
        <w:tc>
          <w:tcPr>
            <w:tcW w:w="2082" w:type="dxa"/>
            <w:vAlign w:val="center"/>
            <w:hideMark/>
          </w:tcPr>
          <w:p w14:paraId="2115A46D" w14:textId="77777777" w:rsidR="003E4143" w:rsidRPr="008E5EAE" w:rsidRDefault="003E4143" w:rsidP="00DD6855">
            <w:pPr>
              <w:jc w:val="center"/>
              <w:rPr>
                <w:b/>
                <w:bCs/>
              </w:rPr>
            </w:pPr>
            <w:r w:rsidRPr="008E5EAE">
              <w:rPr>
                <w:b/>
                <w:bCs/>
              </w:rPr>
              <w:t>Layer</w:t>
            </w:r>
          </w:p>
        </w:tc>
        <w:tc>
          <w:tcPr>
            <w:tcW w:w="3513" w:type="dxa"/>
            <w:vAlign w:val="center"/>
            <w:hideMark/>
          </w:tcPr>
          <w:p w14:paraId="5651AA7C" w14:textId="77777777" w:rsidR="003E4143" w:rsidRPr="008E5EAE" w:rsidRDefault="003E4143" w:rsidP="00DD6855">
            <w:pPr>
              <w:jc w:val="center"/>
              <w:rPr>
                <w:b/>
                <w:bCs/>
              </w:rPr>
            </w:pPr>
            <w:r w:rsidRPr="008E5EAE">
              <w:rPr>
                <w:b/>
                <w:bCs/>
              </w:rPr>
              <w:t>Technology</w:t>
            </w:r>
          </w:p>
        </w:tc>
        <w:tc>
          <w:tcPr>
            <w:tcW w:w="3633" w:type="dxa"/>
            <w:vAlign w:val="center"/>
            <w:hideMark/>
          </w:tcPr>
          <w:p w14:paraId="16063C6E" w14:textId="7226DB5A" w:rsidR="003E4143" w:rsidRPr="008E5EAE" w:rsidRDefault="009C01C5" w:rsidP="00DD6855">
            <w:pPr>
              <w:jc w:val="center"/>
              <w:rPr>
                <w:b/>
                <w:bCs/>
              </w:rPr>
            </w:pPr>
            <w:r>
              <w:rPr>
                <w:b/>
                <w:bCs/>
              </w:rPr>
              <w:t>Future Plan</w:t>
            </w:r>
          </w:p>
        </w:tc>
      </w:tr>
      <w:tr w:rsidR="00D06F14" w:rsidRPr="008E5EAE" w14:paraId="37CC2AC0" w14:textId="77777777" w:rsidTr="00401193">
        <w:trPr>
          <w:trHeight w:val="267"/>
          <w:tblCellSpacing w:w="15" w:type="dxa"/>
        </w:trPr>
        <w:tc>
          <w:tcPr>
            <w:tcW w:w="2082" w:type="dxa"/>
            <w:vAlign w:val="center"/>
            <w:hideMark/>
          </w:tcPr>
          <w:p w14:paraId="71813944" w14:textId="6D8EBA29" w:rsidR="00D06F14" w:rsidRPr="00AB5DB9" w:rsidRDefault="00D06F14" w:rsidP="00D06F14">
            <w:pPr>
              <w:jc w:val="center"/>
              <w:rPr>
                <w:b/>
                <w:bCs/>
              </w:rPr>
            </w:pPr>
            <w:r>
              <w:rPr>
                <w:b/>
                <w:bCs/>
              </w:rPr>
              <w:t>API Endpoint</w:t>
            </w:r>
          </w:p>
        </w:tc>
        <w:tc>
          <w:tcPr>
            <w:tcW w:w="3513" w:type="dxa"/>
            <w:vAlign w:val="center"/>
            <w:hideMark/>
          </w:tcPr>
          <w:p w14:paraId="057EC743" w14:textId="211F4717" w:rsidR="00D06F14" w:rsidRPr="00476AE8" w:rsidRDefault="00D06F14" w:rsidP="00D06F14">
            <w:pPr>
              <w:jc w:val="center"/>
            </w:pPr>
            <w:r>
              <w:t>Local/Private IP to LLAMA-3.3 RAG</w:t>
            </w:r>
          </w:p>
        </w:tc>
        <w:tc>
          <w:tcPr>
            <w:tcW w:w="3633" w:type="dxa"/>
            <w:hideMark/>
          </w:tcPr>
          <w:p w14:paraId="6BAF1BD8" w14:textId="548E2D1E" w:rsidR="00D06F14" w:rsidRPr="008E5EAE" w:rsidRDefault="00D06F14" w:rsidP="00D06F14">
            <w:pPr>
              <w:jc w:val="center"/>
            </w:pPr>
            <w:r w:rsidRPr="009547A4">
              <w:t>Will migrate to hosted endpoint with authentication &amp; logging</w:t>
            </w:r>
          </w:p>
        </w:tc>
      </w:tr>
      <w:tr w:rsidR="00CC3F9E" w:rsidRPr="008E5EAE" w14:paraId="7D64FCBA" w14:textId="77777777" w:rsidTr="00401193">
        <w:trPr>
          <w:trHeight w:val="267"/>
          <w:tblCellSpacing w:w="15" w:type="dxa"/>
        </w:trPr>
        <w:tc>
          <w:tcPr>
            <w:tcW w:w="2082" w:type="dxa"/>
            <w:vAlign w:val="center"/>
            <w:hideMark/>
          </w:tcPr>
          <w:p w14:paraId="2E90D634" w14:textId="396D5DF9" w:rsidR="00CC3F9E" w:rsidRPr="00AB5DB9" w:rsidRDefault="00CC3F9E" w:rsidP="00CC3F9E">
            <w:pPr>
              <w:jc w:val="center"/>
              <w:rPr>
                <w:b/>
                <w:bCs/>
              </w:rPr>
            </w:pPr>
            <w:r>
              <w:rPr>
                <w:b/>
                <w:bCs/>
              </w:rPr>
              <w:t>Model</w:t>
            </w:r>
          </w:p>
        </w:tc>
        <w:tc>
          <w:tcPr>
            <w:tcW w:w="3513" w:type="dxa"/>
            <w:vAlign w:val="center"/>
            <w:hideMark/>
          </w:tcPr>
          <w:p w14:paraId="05764330" w14:textId="6D80254D" w:rsidR="00CC3F9E" w:rsidRPr="00476AE8" w:rsidRDefault="00CC3F9E" w:rsidP="00CC3F9E">
            <w:pPr>
              <w:jc w:val="center"/>
            </w:pPr>
            <w:r>
              <w:t>RAG Pipeline via FastAPI</w:t>
            </w:r>
          </w:p>
        </w:tc>
        <w:tc>
          <w:tcPr>
            <w:tcW w:w="3633" w:type="dxa"/>
            <w:hideMark/>
          </w:tcPr>
          <w:p w14:paraId="24FC480E" w14:textId="1B4A557A" w:rsidR="00CC3F9E" w:rsidRPr="008E5EAE" w:rsidRDefault="00CC3F9E" w:rsidP="00CC3F9E">
            <w:pPr>
              <w:jc w:val="center"/>
            </w:pPr>
            <w:r w:rsidRPr="00CC3F9E">
              <w:t>Add query analytics, caching, failover strategy</w:t>
            </w:r>
          </w:p>
        </w:tc>
      </w:tr>
      <w:tr w:rsidR="003E4143" w:rsidRPr="008E5EAE" w14:paraId="38E8055F" w14:textId="77777777" w:rsidTr="00401193">
        <w:trPr>
          <w:trHeight w:val="267"/>
          <w:tblCellSpacing w:w="15" w:type="dxa"/>
        </w:trPr>
        <w:tc>
          <w:tcPr>
            <w:tcW w:w="2082" w:type="dxa"/>
            <w:vAlign w:val="center"/>
            <w:hideMark/>
          </w:tcPr>
          <w:p w14:paraId="26405BE4" w14:textId="175EE520" w:rsidR="003E4143" w:rsidRPr="00AB5DB9" w:rsidRDefault="004B7E95" w:rsidP="00DD6855">
            <w:pPr>
              <w:jc w:val="center"/>
              <w:rPr>
                <w:b/>
                <w:bCs/>
              </w:rPr>
            </w:pPr>
            <w:r>
              <w:rPr>
                <w:b/>
                <w:bCs/>
              </w:rPr>
              <w:t>Database</w:t>
            </w:r>
          </w:p>
        </w:tc>
        <w:tc>
          <w:tcPr>
            <w:tcW w:w="3513" w:type="dxa"/>
            <w:vAlign w:val="center"/>
            <w:hideMark/>
          </w:tcPr>
          <w:p w14:paraId="0E11F819" w14:textId="2CBDEA2B" w:rsidR="003E4143" w:rsidRPr="00476AE8" w:rsidRDefault="004B7E95" w:rsidP="00DD6855">
            <w:pPr>
              <w:jc w:val="center"/>
            </w:pPr>
            <w:r>
              <w:t>Not Yet Implemented</w:t>
            </w:r>
          </w:p>
        </w:tc>
        <w:tc>
          <w:tcPr>
            <w:tcW w:w="3633" w:type="dxa"/>
            <w:vAlign w:val="center"/>
            <w:hideMark/>
          </w:tcPr>
          <w:p w14:paraId="62678862" w14:textId="77777777" w:rsidR="003E4143" w:rsidRPr="008E5EAE" w:rsidRDefault="003E4143" w:rsidP="00DD6855">
            <w:pPr>
              <w:jc w:val="center"/>
            </w:pPr>
            <w:r w:rsidRPr="008E5EAE">
              <w:t>Persist user settings, threads, messages</w:t>
            </w:r>
          </w:p>
        </w:tc>
      </w:tr>
      <w:tr w:rsidR="00401193" w:rsidRPr="008E5EAE" w14:paraId="4994AB1B" w14:textId="77777777" w:rsidTr="00DD6855">
        <w:trPr>
          <w:trHeight w:val="546"/>
          <w:tblCellSpacing w:w="15" w:type="dxa"/>
        </w:trPr>
        <w:tc>
          <w:tcPr>
            <w:tcW w:w="2082" w:type="dxa"/>
            <w:vAlign w:val="center"/>
            <w:hideMark/>
          </w:tcPr>
          <w:p w14:paraId="3822EB53" w14:textId="77777777" w:rsidR="00401193" w:rsidRPr="00AB5DB9" w:rsidRDefault="00401193" w:rsidP="00401193">
            <w:pPr>
              <w:jc w:val="center"/>
              <w:rPr>
                <w:b/>
                <w:bCs/>
              </w:rPr>
            </w:pPr>
            <w:r w:rsidRPr="00AB5DB9">
              <w:rPr>
                <w:b/>
                <w:bCs/>
              </w:rPr>
              <w:t>AI Backend</w:t>
            </w:r>
          </w:p>
        </w:tc>
        <w:tc>
          <w:tcPr>
            <w:tcW w:w="3513" w:type="dxa"/>
            <w:vAlign w:val="center"/>
            <w:hideMark/>
          </w:tcPr>
          <w:p w14:paraId="2EAA9284" w14:textId="77777777" w:rsidR="00401193" w:rsidRPr="00476AE8" w:rsidRDefault="00401193" w:rsidP="00401193">
            <w:pPr>
              <w:jc w:val="center"/>
            </w:pPr>
            <w:r w:rsidRPr="00476AE8">
              <w:t>Google Gemini + Exa.ai</w:t>
            </w:r>
          </w:p>
        </w:tc>
        <w:tc>
          <w:tcPr>
            <w:tcW w:w="3633" w:type="dxa"/>
            <w:hideMark/>
          </w:tcPr>
          <w:p w14:paraId="60C390BE" w14:textId="5CAFEA76" w:rsidR="00401193" w:rsidRPr="008E5EAE" w:rsidRDefault="00401193" w:rsidP="00401193">
            <w:pPr>
              <w:jc w:val="center"/>
            </w:pPr>
            <w:r w:rsidRPr="006D4F03">
              <w:t>To be added for storing users, chats, preferences</w:t>
            </w:r>
            <w:r>
              <w:t xml:space="preserve"> and user info</w:t>
            </w:r>
          </w:p>
        </w:tc>
      </w:tr>
      <w:tr w:rsidR="00B97A23" w:rsidRPr="008E5EAE" w14:paraId="5B70BAB6" w14:textId="77777777" w:rsidTr="00DD6855">
        <w:trPr>
          <w:trHeight w:val="267"/>
          <w:tblCellSpacing w:w="15" w:type="dxa"/>
        </w:trPr>
        <w:tc>
          <w:tcPr>
            <w:tcW w:w="2082" w:type="dxa"/>
            <w:vAlign w:val="center"/>
            <w:hideMark/>
          </w:tcPr>
          <w:p w14:paraId="6774FBBB" w14:textId="360A007E" w:rsidR="00B97A23" w:rsidRPr="00AB5DB9" w:rsidRDefault="00B97A23" w:rsidP="00B97A23">
            <w:pPr>
              <w:jc w:val="center"/>
              <w:rPr>
                <w:b/>
                <w:bCs/>
              </w:rPr>
            </w:pPr>
            <w:r>
              <w:rPr>
                <w:b/>
                <w:bCs/>
              </w:rPr>
              <w:t>File Upload</w:t>
            </w:r>
          </w:p>
        </w:tc>
        <w:tc>
          <w:tcPr>
            <w:tcW w:w="3513" w:type="dxa"/>
            <w:vAlign w:val="center"/>
            <w:hideMark/>
          </w:tcPr>
          <w:p w14:paraId="0DEA155F" w14:textId="280ACCAF" w:rsidR="00B97A23" w:rsidRPr="00476AE8" w:rsidRDefault="00B97A23" w:rsidP="00B97A23">
            <w:pPr>
              <w:jc w:val="center"/>
            </w:pPr>
            <w:r>
              <w:t>UI Present, Inactive</w:t>
            </w:r>
          </w:p>
        </w:tc>
        <w:tc>
          <w:tcPr>
            <w:tcW w:w="3633" w:type="dxa"/>
            <w:hideMark/>
          </w:tcPr>
          <w:p w14:paraId="68428838" w14:textId="79075158" w:rsidR="00B97A23" w:rsidRPr="008E5EAE" w:rsidRDefault="00B97A23" w:rsidP="00B97A23">
            <w:pPr>
              <w:jc w:val="center"/>
            </w:pPr>
            <w:r w:rsidRPr="006D4F03">
              <w:t>File-based context retrieval with OCR/PDF parsing</w:t>
            </w:r>
          </w:p>
        </w:tc>
      </w:tr>
      <w:tr w:rsidR="00580C96" w:rsidRPr="008E5EAE" w14:paraId="24D3AA46" w14:textId="77777777" w:rsidTr="00DD6855">
        <w:trPr>
          <w:trHeight w:val="267"/>
          <w:tblCellSpacing w:w="15" w:type="dxa"/>
        </w:trPr>
        <w:tc>
          <w:tcPr>
            <w:tcW w:w="2082" w:type="dxa"/>
            <w:vAlign w:val="center"/>
          </w:tcPr>
          <w:p w14:paraId="22BB566A" w14:textId="673803B0" w:rsidR="00580C96" w:rsidRDefault="00580C96" w:rsidP="00580C96">
            <w:pPr>
              <w:rPr>
                <w:b/>
                <w:bCs/>
              </w:rPr>
            </w:pPr>
          </w:p>
        </w:tc>
        <w:tc>
          <w:tcPr>
            <w:tcW w:w="3513" w:type="dxa"/>
            <w:vAlign w:val="center"/>
          </w:tcPr>
          <w:p w14:paraId="07EEE153" w14:textId="77777777" w:rsidR="00580C96" w:rsidRDefault="00580C96" w:rsidP="00B97A23">
            <w:pPr>
              <w:jc w:val="center"/>
            </w:pPr>
          </w:p>
        </w:tc>
        <w:tc>
          <w:tcPr>
            <w:tcW w:w="3633" w:type="dxa"/>
          </w:tcPr>
          <w:p w14:paraId="7246E532" w14:textId="77777777" w:rsidR="00580C96" w:rsidRPr="006D4F03" w:rsidRDefault="00580C96" w:rsidP="00B97A23">
            <w:pPr>
              <w:jc w:val="center"/>
            </w:pPr>
          </w:p>
        </w:tc>
      </w:tr>
    </w:tbl>
    <w:p w14:paraId="562E85E5" w14:textId="1CAE5163" w:rsidR="000E543A" w:rsidRDefault="00A66E06" w:rsidP="00580C96">
      <w:pPr>
        <w:pStyle w:val="Heading2"/>
        <w:numPr>
          <w:ilvl w:val="0"/>
          <w:numId w:val="0"/>
        </w:numPr>
        <w:ind w:left="720" w:hanging="720"/>
      </w:pPr>
      <w:bookmarkStart w:id="80" w:name="_7.3_User_Interface"/>
      <w:bookmarkEnd w:id="80"/>
      <w:r w:rsidRPr="007B2063">
        <w:rPr>
          <w:noProof/>
        </w:rPr>
        <mc:AlternateContent>
          <mc:Choice Requires="wpg">
            <w:drawing>
              <wp:anchor distT="0" distB="0" distL="114300" distR="114300" simplePos="0" relativeHeight="251731968" behindDoc="1" locked="0" layoutInCell="1" allowOverlap="1" wp14:anchorId="3F94295D" wp14:editId="16AFE6C8">
                <wp:simplePos x="0" y="0"/>
                <wp:positionH relativeFrom="margin">
                  <wp:posOffset>0</wp:posOffset>
                </wp:positionH>
                <wp:positionV relativeFrom="paragraph">
                  <wp:posOffset>535264</wp:posOffset>
                </wp:positionV>
                <wp:extent cx="5650865" cy="4384040"/>
                <wp:effectExtent l="0" t="0" r="13335" b="10160"/>
                <wp:wrapTight wrapText="bothSides">
                  <wp:wrapPolygon edited="0">
                    <wp:start x="0" y="0"/>
                    <wp:lineTo x="0" y="21587"/>
                    <wp:lineTo x="21602" y="21587"/>
                    <wp:lineTo x="21602" y="0"/>
                    <wp:lineTo x="0" y="0"/>
                  </wp:wrapPolygon>
                </wp:wrapTight>
                <wp:docPr id="1912224148" name="Group 27"/>
                <wp:cNvGraphicFramePr/>
                <a:graphic xmlns:a="http://schemas.openxmlformats.org/drawingml/2006/main">
                  <a:graphicData uri="http://schemas.microsoft.com/office/word/2010/wordprocessingGroup">
                    <wpg:wgp>
                      <wpg:cNvGrpSpPr/>
                      <wpg:grpSpPr>
                        <a:xfrm>
                          <a:off x="0" y="0"/>
                          <a:ext cx="5650865" cy="4384040"/>
                          <a:chOff x="0" y="0"/>
                          <a:chExt cx="3883012" cy="5324437"/>
                        </a:xfrm>
                      </wpg:grpSpPr>
                      <wps:wsp>
                        <wps:cNvPr id="677126279" name="Rectangle 25"/>
                        <wps:cNvSpPr/>
                        <wps:spPr>
                          <a:xfrm>
                            <a:off x="0" y="0"/>
                            <a:ext cx="3883012" cy="532443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475891348" name="Picture 2"/>
                          <pic:cNvPicPr>
                            <a:picLocks noChangeAspect="1"/>
                          </pic:cNvPicPr>
                        </pic:nvPicPr>
                        <pic:blipFill>
                          <a:blip r:embed="rId65" cstate="print">
                            <a:extLst>
                              <a:ext uri="{28A0092B-C50C-407E-A947-70E740481C1C}">
                                <a14:useLocalDpi xmlns:a14="http://schemas.microsoft.com/office/drawing/2010/main" val="0"/>
                              </a:ext>
                            </a:extLst>
                          </a:blip>
                          <a:srcRect/>
                          <a:stretch/>
                        </pic:blipFill>
                        <pic:spPr>
                          <a:xfrm>
                            <a:off x="79131" y="76891"/>
                            <a:ext cx="3723029" cy="4667591"/>
                          </a:xfrm>
                          <a:prstGeom prst="rect">
                            <a:avLst/>
                          </a:prstGeom>
                        </pic:spPr>
                      </pic:pic>
                      <wps:wsp>
                        <wps:cNvPr id="1453193293" name="Text Box 26"/>
                        <wps:cNvSpPr txBox="1"/>
                        <wps:spPr>
                          <a:xfrm>
                            <a:off x="79132" y="4783026"/>
                            <a:ext cx="3723029" cy="441294"/>
                          </a:xfrm>
                          <a:prstGeom prst="rect">
                            <a:avLst/>
                          </a:prstGeom>
                          <a:solidFill>
                            <a:schemeClr val="lt1"/>
                          </a:solidFill>
                          <a:ln w="6350">
                            <a:solidFill>
                              <a:prstClr val="black"/>
                            </a:solidFill>
                          </a:ln>
                        </wps:spPr>
                        <wps:txbx>
                          <w:txbxContent>
                            <w:p w14:paraId="46BF85A6" w14:textId="0FBDCF46" w:rsidR="00861529" w:rsidRPr="008B24E3" w:rsidRDefault="00861529" w:rsidP="000E543A">
                              <w:pPr>
                                <w:pStyle w:val="Heading3"/>
                                <w:jc w:val="center"/>
                                <w:rPr>
                                  <w:rStyle w:val="SubtleReference"/>
                                  <w:b w:val="0"/>
                                  <w:bCs w:val="0"/>
                                </w:rPr>
                              </w:pPr>
                              <w:r w:rsidRPr="008B24E3">
                                <w:rPr>
                                  <w:rStyle w:val="SubtleReference"/>
                                  <w:b w:val="0"/>
                                  <w:bCs w:val="0"/>
                                </w:rPr>
                                <w:t xml:space="preserve">Figure </w:t>
                              </w:r>
                              <w:r>
                                <w:rPr>
                                  <w:rStyle w:val="SubtleReference"/>
                                  <w:b w:val="0"/>
                                  <w:bCs w:val="0"/>
                                </w:rPr>
                                <w:t>7.1</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chat interface for the web platform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3F94295D" id="_x0000_s1124" style="position:absolute;left:0;text-align:left;margin-left:0;margin-top:42.15pt;width:444.95pt;height:345.2pt;z-index:-251584512;mso-position-horizontal-relative:margin;mso-width-relative:margin;mso-height-relative:margin" coordsize="38830,53244"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">
                <v:rect id="Rectangle 25" o:spid="_x0000_s1125" style="position:absolute;width:38830;height:5324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" filled="f" strokecolor="#09101d [484]" strokeweight="1pt"/>
                <v:shape id="Picture 2" o:spid="_x0000_s1126" type="#_x0000_t75" style="position:absolute;left:791;top:768;width:37230;height:466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">
                  <v:imagedata r:id="rId66" o:title=""/>
                </v:shape>
                <v:shape id="_x0000_s1127" type="#_x0000_t202" style="position:absolute;left:791;top:47830;width:37230;height:441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" fillcolor="white [3201]" strokeweight=".5pt">
                  <v:textbox>
                    <w:txbxContent>
                      <w:p w14:paraId="46BF85A6" w14:textId="0FBDCF46" w:rsidR="00861529" w:rsidRPr="008B24E3" w:rsidRDefault="00861529" w:rsidP="000E543A">
                        <w:pPr>
                          <w:pStyle w:val="Heading3"/>
                          <w:jc w:val="center"/>
                          <w:rPr>
                            <w:rStyle w:val="SubtleReference"/>
                            <w:b w:val="0"/>
                            <w:bCs w:val="0"/>
                          </w:rPr>
                        </w:pPr>
                        <w:r w:rsidRPr="008B24E3">
                          <w:rPr>
                            <w:rStyle w:val="SubtleReference"/>
                            <w:b w:val="0"/>
                            <w:bCs w:val="0"/>
                          </w:rPr>
                          <w:t xml:space="preserve">Figure </w:t>
                        </w:r>
                        <w:r>
                          <w:rPr>
                            <w:rStyle w:val="SubtleReference"/>
                            <w:b w:val="0"/>
                            <w:bCs w:val="0"/>
                          </w:rPr>
                          <w:t>7.1</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chat interface for the web platform</w:t>
                        </w:r>
                      </w:p>
                    </w:txbxContent>
                  </v:textbox>
                </v:shape>
                <w10:wrap type="tight" anchorx="margin"/>
              </v:group>
            </w:pict>
          </mc:Fallback>
        </mc:AlternateContent>
      </w:r>
      <w:r w:rsidR="007B2063" w:rsidRPr="007B2063">
        <w:t>7.</w:t>
      </w:r>
      <w:r w:rsidR="007B2063">
        <w:t>3</w:t>
      </w:r>
      <w:r w:rsidR="007B2063">
        <w:tab/>
      </w:r>
      <w:r w:rsidR="007B2063" w:rsidRPr="007B2063">
        <w:t>User Interface</w:t>
      </w:r>
    </w:p>
    <w:p w14:paraId="6674F6BD" w14:textId="77777777" w:rsidR="00580C96" w:rsidRPr="00580C96" w:rsidRDefault="00580C96" w:rsidP="00580C96"/>
    <w:p w14:paraId="7A159F66" w14:textId="06C1C301" w:rsidR="008D0C9F" w:rsidRDefault="008D0C9F" w:rsidP="00EF17E0">
      <w:pPr>
        <w:ind w:firstLine="720"/>
        <w:jc w:val="both"/>
        <w:rPr>
          <w:noProof/>
        </w:rPr>
      </w:pPr>
      <w:r>
        <w:rPr>
          <w:noProof/>
        </w:rPr>
        <w:lastRenderedPageBreak/>
        <w:t>The user interface of Nexly is designed to be user-friendly, minimalistic and intuitvie, making it easy to use for the average university students and facuilty members to interact with the AI. Nexly features a simple chat window where users can type their prompts or questions about either general, specific or detailed information about University of Sharjah.</w:t>
      </w:r>
    </w:p>
    <w:p w14:paraId="2A910D15" w14:textId="45A7CFD8" w:rsidR="008D0C9F" w:rsidRDefault="009054E8" w:rsidP="00EF17E0">
      <w:pPr>
        <w:jc w:val="both"/>
        <w:rPr>
          <w:noProof/>
        </w:rPr>
      </w:pPr>
      <w:r>
        <w:rPr>
          <w:noProof/>
        </w:rPr>
        <mc:AlternateContent>
          <mc:Choice Requires="wpg">
            <w:drawing>
              <wp:anchor distT="0" distB="0" distL="114300" distR="114300" simplePos="0" relativeHeight="251734016" behindDoc="1" locked="0" layoutInCell="1" allowOverlap="1" wp14:anchorId="1833C2E2" wp14:editId="753532B6">
                <wp:simplePos x="0" y="0"/>
                <wp:positionH relativeFrom="margin">
                  <wp:posOffset>97436</wp:posOffset>
                </wp:positionH>
                <wp:positionV relativeFrom="paragraph">
                  <wp:posOffset>872490</wp:posOffset>
                </wp:positionV>
                <wp:extent cx="5516245" cy="4354195"/>
                <wp:effectExtent l="0" t="0" r="8255" b="14605"/>
                <wp:wrapTight wrapText="bothSides">
                  <wp:wrapPolygon edited="0">
                    <wp:start x="0" y="0"/>
                    <wp:lineTo x="0" y="21609"/>
                    <wp:lineTo x="21583" y="21609"/>
                    <wp:lineTo x="21583" y="0"/>
                    <wp:lineTo x="0" y="0"/>
                  </wp:wrapPolygon>
                </wp:wrapTight>
                <wp:docPr id="1899228712" name="Group 27"/>
                <wp:cNvGraphicFramePr/>
                <a:graphic xmlns:a="http://schemas.openxmlformats.org/drawingml/2006/main">
                  <a:graphicData uri="http://schemas.microsoft.com/office/word/2010/wordprocessingGroup">
                    <wpg:wgp>
                      <wpg:cNvGrpSpPr/>
                      <wpg:grpSpPr>
                        <a:xfrm>
                          <a:off x="0" y="0"/>
                          <a:ext cx="5516245" cy="4354195"/>
                          <a:chOff x="0" y="0"/>
                          <a:chExt cx="3790313" cy="5288031"/>
                        </a:xfrm>
                      </wpg:grpSpPr>
                      <wps:wsp>
                        <wps:cNvPr id="1527798934" name="Rectangle 25"/>
                        <wps:cNvSpPr/>
                        <wps:spPr>
                          <a:xfrm>
                            <a:off x="0" y="0"/>
                            <a:ext cx="3790313" cy="52880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pic:pic xmlns:pic="http://schemas.openxmlformats.org/drawingml/2006/picture">
                        <pic:nvPicPr>
                          <pic:cNvPr id="1839102230" name="Picture 2"/>
                          <pic:cNvPicPr>
                            <a:picLocks noChangeAspect="1"/>
                          </pic:cNvPicPr>
                        </pic:nvPicPr>
                        <pic:blipFill>
                          <a:blip r:embed="rId67" cstate="print">
                            <a:extLst>
                              <a:ext uri="{28A0092B-C50C-407E-A947-70E740481C1C}">
                                <a14:useLocalDpi xmlns:a14="http://schemas.microsoft.com/office/drawing/2010/main" val="0"/>
                              </a:ext>
                            </a:extLst>
                          </a:blip>
                          <a:srcRect/>
                          <a:stretch/>
                        </pic:blipFill>
                        <pic:spPr>
                          <a:xfrm>
                            <a:off x="41535" y="78770"/>
                            <a:ext cx="3692129" cy="4644080"/>
                          </a:xfrm>
                          <a:prstGeom prst="rect">
                            <a:avLst/>
                          </a:prstGeom>
                        </pic:spPr>
                      </pic:pic>
                      <wps:wsp>
                        <wps:cNvPr id="2005684786" name="Text Box 26"/>
                        <wps:cNvSpPr txBox="1"/>
                        <wps:spPr>
                          <a:xfrm>
                            <a:off x="41536" y="4782706"/>
                            <a:ext cx="3692129" cy="404860"/>
                          </a:xfrm>
                          <a:prstGeom prst="rect">
                            <a:avLst/>
                          </a:prstGeom>
                          <a:solidFill>
                            <a:schemeClr val="lt1"/>
                          </a:solidFill>
                          <a:ln w="6350">
                            <a:solidFill>
                              <a:prstClr val="black"/>
                            </a:solidFill>
                          </a:ln>
                        </wps:spPr>
                        <wps:txbx>
                          <w:txbxContent>
                            <w:p w14:paraId="131C20CE" w14:textId="5C6C59B6" w:rsidR="00861529" w:rsidRPr="008B24E3" w:rsidRDefault="00861529" w:rsidP="00286F86">
                              <w:pPr>
                                <w:pStyle w:val="Heading3"/>
                                <w:jc w:val="center"/>
                                <w:rPr>
                                  <w:rStyle w:val="SubtleReference"/>
                                  <w:b w:val="0"/>
                                  <w:bCs w:val="0"/>
                                </w:rPr>
                              </w:pPr>
                              <w:r w:rsidRPr="008B24E3">
                                <w:rPr>
                                  <w:rStyle w:val="SubtleReference"/>
                                  <w:b w:val="0"/>
                                  <w:bCs w:val="0"/>
                                </w:rPr>
                                <w:t xml:space="preserve">Figure </w:t>
                              </w:r>
                              <w:r>
                                <w:rPr>
                                  <w:rStyle w:val="SubtleReference"/>
                                  <w:b w:val="0"/>
                                  <w:bCs w:val="0"/>
                                </w:rPr>
                                <w:t>7.2</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chat interface with different themes</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1833C2E2" id="_x0000_s1128" style="position:absolute;left:0;text-align:left;margin-left:7.65pt;margin-top:68.7pt;width:434.35pt;height:342.85pt;z-index:-251582464;mso-position-horizontal-relative:margin;mso-width-relative:margin;mso-height-relative:margin" coordsize="37903,52880" o:gfxdata="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">
                <v:rect id="Rectangle 25" o:spid="_x0000_s1129" style="position:absolute;width:37903;height:5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" filled="f" strokecolor="#09101d [484]" strokeweight="1pt"/>
                <v:shape id="Picture 2" o:spid="_x0000_s1130" type="#_x0000_t75" style="position:absolute;left:415;top:787;width:36921;height:46441;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">
                  <v:imagedata r:id="rId68" o:title=""/>
                </v:shape>
                <v:shape id="_x0000_s1131" type="#_x0000_t202" style="position:absolute;left:415;top:47827;width:36921;height:4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" fillcolor="white [3201]" strokeweight=".5pt">
                  <v:textbox>
                    <w:txbxContent>
                      <w:p w14:paraId="131C20CE" w14:textId="5C6C59B6" w:rsidR="00861529" w:rsidRPr="008B24E3" w:rsidRDefault="00861529" w:rsidP="00286F86">
                        <w:pPr>
                          <w:pStyle w:val="Heading3"/>
                          <w:jc w:val="center"/>
                          <w:rPr>
                            <w:rStyle w:val="SubtleReference"/>
                            <w:b w:val="0"/>
                            <w:bCs w:val="0"/>
                          </w:rPr>
                        </w:pPr>
                        <w:r w:rsidRPr="008B24E3">
                          <w:rPr>
                            <w:rStyle w:val="SubtleReference"/>
                            <w:b w:val="0"/>
                            <w:bCs w:val="0"/>
                          </w:rPr>
                          <w:t xml:space="preserve">Figure </w:t>
                        </w:r>
                        <w:r>
                          <w:rPr>
                            <w:rStyle w:val="SubtleReference"/>
                            <w:b w:val="0"/>
                            <w:bCs w:val="0"/>
                          </w:rPr>
                          <w:t>7.2</w:t>
                        </w:r>
                        <w:r w:rsidRPr="008B24E3">
                          <w:rPr>
                            <w:rStyle w:val="SubtleReference"/>
                            <w:b w:val="0"/>
                            <w:bCs w:val="0"/>
                          </w:rPr>
                          <w:t xml:space="preserve">: </w:t>
                        </w:r>
                        <w:r>
                          <w:rPr>
                            <w:rStyle w:val="SubtleReference"/>
                            <w:b w:val="0"/>
                            <w:bCs w:val="0"/>
                          </w:rPr>
                          <w:t>a</w:t>
                        </w:r>
                        <w:r w:rsidRPr="00A35ADE">
                          <w:rPr>
                            <w:rStyle w:val="SubtleReference"/>
                            <w:b w:val="0"/>
                            <w:bCs w:val="0"/>
                          </w:rPr>
                          <w:t xml:space="preserve"> view of th</w:t>
                        </w:r>
                        <w:r>
                          <w:rPr>
                            <w:rStyle w:val="SubtleReference"/>
                            <w:b w:val="0"/>
                            <w:bCs w:val="0"/>
                          </w:rPr>
                          <w:t>e nexly chat interface with different themes</w:t>
                        </w:r>
                      </w:p>
                    </w:txbxContent>
                  </v:textbox>
                </v:shape>
                <w10:wrap type="tight" anchorx="margin"/>
              </v:group>
            </w:pict>
          </mc:Fallback>
        </mc:AlternateContent>
      </w:r>
      <w:r w:rsidR="008D0C9F">
        <w:rPr>
          <w:noProof/>
        </w:rPr>
        <w:t>Additionaly, the interface offers both dark and light modes for visual comfort, moreover, Nexly includes conversation history, allowing users to access and follow-up on previous interactions and queries. Overall, Nexly user interface was design by prioritizing accessibility and ease of use to uplift the user experience.</w:t>
      </w:r>
    </w:p>
    <w:p w14:paraId="51DD6071" w14:textId="34C9BA20" w:rsidR="006525AA" w:rsidRDefault="006525AA" w:rsidP="00EF17E0">
      <w:pPr>
        <w:jc w:val="both"/>
        <w:rPr>
          <w:noProof/>
        </w:rPr>
      </w:pPr>
    </w:p>
    <w:p w14:paraId="39F626C1" w14:textId="77777777" w:rsidR="006525AA" w:rsidRDefault="006525AA" w:rsidP="00EF17E0">
      <w:pPr>
        <w:jc w:val="both"/>
        <w:rPr>
          <w:noProof/>
        </w:rPr>
      </w:pPr>
    </w:p>
    <w:p w14:paraId="3A136EDC" w14:textId="24A76A5A" w:rsidR="00F37E5B" w:rsidRDefault="006D3E80" w:rsidP="006525AA">
      <w:pPr>
        <w:pStyle w:val="Heading2"/>
        <w:numPr>
          <w:ilvl w:val="0"/>
          <w:numId w:val="0"/>
        </w:numPr>
        <w:ind w:left="720" w:hanging="720"/>
        <w:rPr>
          <w:noProof/>
        </w:rPr>
      </w:pPr>
      <w:bookmarkStart w:id="81" w:name="_7.4_Future_Direction"/>
      <w:bookmarkEnd w:id="81"/>
      <w:r>
        <w:rPr>
          <w:noProof/>
        </w:rPr>
        <w:t>7.4</w:t>
      </w:r>
      <w:r w:rsidR="007C5CB7">
        <w:rPr>
          <w:noProof/>
        </w:rPr>
        <w:tab/>
        <w:t>F</w:t>
      </w:r>
      <w:r w:rsidR="00F37E5B" w:rsidRPr="00BB3AA3">
        <w:rPr>
          <w:noProof/>
        </w:rPr>
        <w:t>uture Direction for Nexly Website</w:t>
      </w:r>
    </w:p>
    <w:p w14:paraId="1690B495" w14:textId="77777777" w:rsidR="00F37E5B" w:rsidRDefault="00F37E5B" w:rsidP="00F37E5B">
      <w:pPr>
        <w:rPr>
          <w:b/>
          <w:bCs/>
          <w:noProof/>
        </w:rPr>
      </w:pPr>
    </w:p>
    <w:p w14:paraId="4DEF7B6F" w14:textId="08AAB7A2" w:rsidR="00F37E5B" w:rsidRDefault="00F37E5B" w:rsidP="00EF17E0">
      <w:pPr>
        <w:ind w:firstLine="720"/>
        <w:jc w:val="both"/>
        <w:rPr>
          <w:noProof/>
        </w:rPr>
      </w:pPr>
      <w:r w:rsidRPr="00BB3AA3">
        <w:rPr>
          <w:noProof/>
        </w:rPr>
        <w:t>Nexly will undergo a number of strategic improvements as it moves past its MVP stage, turning it from a solid prototype into an all-inclusive, university-level online academic aide. By collecting and referencing authentic university materials, this method enables Nexly to provide incredibly accurate, contextually aware, and explicable responses, so reinforcing its position as a reliable academic partner.</w:t>
      </w:r>
      <w:r w:rsidR="00782ADA">
        <w:rPr>
          <w:noProof/>
        </w:rPr>
        <w:t xml:space="preserve"> </w:t>
      </w:r>
      <w:r w:rsidRPr="00BB3AA3">
        <w:rPr>
          <w:noProof/>
        </w:rPr>
        <w:t>The smooth integration with the University of Sharjah's Single Sign-On (SSO) system, which enables users to safely authenticate using their university credentials, is another key goal. Through real-time communication with UOS APIs, this integration will provide for tailored access to academic data, including course schedules, grades, and records.</w:t>
      </w:r>
    </w:p>
    <w:p w14:paraId="60202DC0" w14:textId="57563025" w:rsidR="00C77096" w:rsidRDefault="00B729F4" w:rsidP="00EF17E0">
      <w:pPr>
        <w:jc w:val="both"/>
      </w:pPr>
      <w:r>
        <w:rPr>
          <w:noProof/>
        </w:rPr>
        <w:br/>
      </w:r>
      <w:r w:rsidR="00F37E5B" w:rsidRPr="00BB3AA3">
        <w:rPr>
          <w:noProof/>
        </w:rPr>
        <w:t xml:space="preserve">Along with backend improvements, the roadmap calls for full Arabic/English translation powered by easy_localization, voice input using Speech-to-Text, and push alerts through the </w:t>
      </w:r>
      <w:r w:rsidR="00F37E5B" w:rsidRPr="00BB3AA3">
        <w:rPr>
          <w:noProof/>
        </w:rPr>
        <w:lastRenderedPageBreak/>
        <w:t>browser. Browser-based caching techniques will be used to provide offline support, guaranteeing dependable access in settings with poor connectivity. Additional features that</w:t>
      </w:r>
      <w:r w:rsidR="00521315">
        <w:rPr>
          <w:noProof/>
        </w:rPr>
        <w:t xml:space="preserve"> </w:t>
      </w:r>
      <w:r w:rsidR="00F37E5B" w:rsidRPr="00BB3AA3">
        <w:rPr>
          <w:noProof/>
        </w:rPr>
        <w:t>are planned include social tools for study group formation, university email, a web-based dashboard for usage data, and connectivity with LMS systems. Nexly will use third-party</w:t>
      </w:r>
      <w:r w:rsidR="0085343D">
        <w:t xml:space="preserve"> </w:t>
      </w:r>
      <w:r w:rsidR="00C77096" w:rsidRPr="00BB3AA3">
        <w:rPr>
          <w:noProof/>
        </w:rPr>
        <w:t>vault services to manage API keys and secrets in production environments in order to adhere to security best practices.</w:t>
      </w:r>
    </w:p>
    <w:p w14:paraId="4D87FB96" w14:textId="77777777" w:rsidR="00C77096" w:rsidRPr="001C594C" w:rsidRDefault="00C77096" w:rsidP="00C77096">
      <w:pPr>
        <w:rPr>
          <w:noProof/>
          <w:sz w:val="16"/>
          <w:szCs w:val="16"/>
        </w:rPr>
      </w:pPr>
    </w:p>
    <w:p w14:paraId="0EECDC91" w14:textId="77777777" w:rsidR="006525AA" w:rsidRDefault="00C77096" w:rsidP="00EF17E0">
      <w:pPr>
        <w:jc w:val="both"/>
        <w:rPr>
          <w:noProof/>
        </w:rPr>
      </w:pPr>
      <w:r w:rsidRPr="004F6B63">
        <w:rPr>
          <w:noProof/>
        </w:rPr>
        <w:t>With these tactical advancements, Nexly hopes to establish itself as a vital, scalable, and customized web platform that is intricately woven into the educational process, going beyond simply being a clever academic aid.</w:t>
      </w:r>
    </w:p>
    <w:p w14:paraId="74CB855A" w14:textId="3EEC6BB5" w:rsidR="00C77096" w:rsidRPr="004F6B63" w:rsidRDefault="00E053A6" w:rsidP="00EF17E0">
      <w:pPr>
        <w:jc w:val="both"/>
        <w:rPr>
          <w:noProof/>
        </w:rPr>
      </w:pPr>
      <w:r>
        <w:rPr>
          <w:noProof/>
        </w:rPr>
        <w:br/>
      </w:r>
    </w:p>
    <w:p w14:paraId="774E4A2D" w14:textId="614F7BF3" w:rsidR="00E053A6" w:rsidRPr="00EF17E0" w:rsidRDefault="00CA65B5" w:rsidP="006525AA">
      <w:pPr>
        <w:pStyle w:val="Heading2"/>
        <w:numPr>
          <w:ilvl w:val="0"/>
          <w:numId w:val="0"/>
        </w:numPr>
        <w:ind w:left="720" w:hanging="720"/>
        <w:rPr>
          <w:noProof/>
        </w:rPr>
      </w:pPr>
      <w:bookmarkStart w:id="82" w:name="_7.5_Class_Diagram"/>
      <w:bookmarkEnd w:id="82"/>
      <w:r w:rsidRPr="00EF17E0">
        <w:rPr>
          <w:noProof/>
        </w:rPr>
        <w:t>7.5</w:t>
      </w:r>
      <w:r w:rsidR="00E053A6" w:rsidRPr="00EF17E0">
        <w:rPr>
          <w:noProof/>
        </w:rPr>
        <w:tab/>
      </w:r>
      <w:r w:rsidR="00EC108A" w:rsidRPr="00EF17E0">
        <w:rPr>
          <w:noProof/>
        </w:rPr>
        <w:t>Class Diagram</w:t>
      </w:r>
    </w:p>
    <w:p w14:paraId="27B20D31" w14:textId="77777777" w:rsidR="00B813FD" w:rsidRDefault="00B813FD" w:rsidP="00E053A6">
      <w:pPr>
        <w:rPr>
          <w:b/>
          <w:bCs/>
          <w:noProof/>
        </w:rPr>
      </w:pPr>
    </w:p>
    <w:p w14:paraId="71F02310" w14:textId="676A5CD7" w:rsidR="00572F32" w:rsidRPr="00E3018E" w:rsidRDefault="00572F32" w:rsidP="00EF17E0">
      <w:pPr>
        <w:ind w:firstLine="720"/>
        <w:jc w:val="both"/>
        <w:rPr>
          <w:rFonts w:asciiTheme="majorBidi" w:hAnsiTheme="majorBidi" w:cstheme="majorBidi"/>
        </w:rPr>
      </w:pPr>
      <w:r w:rsidRPr="00E3018E">
        <w:rPr>
          <w:rFonts w:asciiTheme="majorBidi" w:hAnsiTheme="majorBidi" w:cstheme="majorBidi"/>
        </w:rPr>
        <w:t>The following diagram represents the main architecture of Nexly Website, highlighting the interaction that occurs between various components such as user authentication, chat session management, main interface, and response generation. Several Key components include User, UserAuthentication, ChatHistory, ChatSession, MainInterface, AiResponseGenerator, MessageDisplay and SideBar.</w:t>
      </w:r>
    </w:p>
    <w:p w14:paraId="2559B72F" w14:textId="7678A20F" w:rsidR="00572F32" w:rsidRDefault="00D958C8" w:rsidP="00E053A6">
      <w:pPr>
        <w:rPr>
          <w:b/>
          <w:bCs/>
          <w:noProof/>
        </w:rPr>
      </w:pPr>
      <w:r>
        <w:rPr>
          <w:rFonts w:asciiTheme="majorBidi" w:hAnsiTheme="majorBidi" w:cstheme="majorBidi"/>
          <w:noProof/>
        </w:rPr>
        <mc:AlternateContent>
          <mc:Choice Requires="wpg">
            <w:drawing>
              <wp:anchor distT="0" distB="0" distL="114300" distR="114300" simplePos="0" relativeHeight="251738112" behindDoc="1" locked="0" layoutInCell="1" allowOverlap="1" wp14:anchorId="0FC2D4F4" wp14:editId="14E768D4">
                <wp:simplePos x="0" y="0"/>
                <wp:positionH relativeFrom="column">
                  <wp:posOffset>97155</wp:posOffset>
                </wp:positionH>
                <wp:positionV relativeFrom="paragraph">
                  <wp:posOffset>184150</wp:posOffset>
                </wp:positionV>
                <wp:extent cx="5516245" cy="4354195"/>
                <wp:effectExtent l="0" t="0" r="8255" b="14605"/>
                <wp:wrapTight wrapText="bothSides">
                  <wp:wrapPolygon edited="0">
                    <wp:start x="0" y="0"/>
                    <wp:lineTo x="0" y="21609"/>
                    <wp:lineTo x="21583" y="21609"/>
                    <wp:lineTo x="21583" y="0"/>
                    <wp:lineTo x="0" y="0"/>
                  </wp:wrapPolygon>
                </wp:wrapTight>
                <wp:docPr id="1668746751" name="Group 54"/>
                <wp:cNvGraphicFramePr/>
                <a:graphic xmlns:a="http://schemas.openxmlformats.org/drawingml/2006/main">
                  <a:graphicData uri="http://schemas.microsoft.com/office/word/2010/wordprocessingGroup">
                    <wpg:wgp>
                      <wpg:cNvGrpSpPr/>
                      <wpg:grpSpPr>
                        <a:xfrm>
                          <a:off x="0" y="0"/>
                          <a:ext cx="5516245" cy="4354195"/>
                          <a:chOff x="0" y="0"/>
                          <a:chExt cx="5516245" cy="4354195"/>
                        </a:xfrm>
                      </wpg:grpSpPr>
                      <wpg:grpSp>
                        <wpg:cNvPr id="70188393" name="Group 27"/>
                        <wpg:cNvGrpSpPr/>
                        <wpg:grpSpPr>
                          <a:xfrm>
                            <a:off x="0" y="0"/>
                            <a:ext cx="5516245" cy="4354195"/>
                            <a:chOff x="0" y="0"/>
                            <a:chExt cx="3790313" cy="5288031"/>
                          </a:xfrm>
                        </wpg:grpSpPr>
                        <wps:wsp>
                          <wps:cNvPr id="185982363" name="Rectangle 25"/>
                          <wps:cNvSpPr/>
                          <wps:spPr>
                            <a:xfrm>
                              <a:off x="0" y="0"/>
                              <a:ext cx="3790313" cy="5288031"/>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192912248" name="Text Box 26"/>
                          <wps:cNvSpPr txBox="1"/>
                          <wps:spPr>
                            <a:xfrm>
                              <a:off x="41536" y="4782706"/>
                              <a:ext cx="3692129" cy="404860"/>
                            </a:xfrm>
                            <a:prstGeom prst="rect">
                              <a:avLst/>
                            </a:prstGeom>
                            <a:solidFill>
                              <a:schemeClr val="lt1"/>
                            </a:solidFill>
                            <a:ln w="6350">
                              <a:solidFill>
                                <a:prstClr val="black"/>
                              </a:solidFill>
                            </a:ln>
                          </wps:spPr>
                          <wps:txbx>
                            <w:txbxContent>
                              <w:p w14:paraId="0760C1D7" w14:textId="0CA99983" w:rsidR="00861529" w:rsidRPr="008B24E3" w:rsidRDefault="00861529" w:rsidP="00572F32">
                                <w:pPr>
                                  <w:pStyle w:val="Heading3"/>
                                  <w:jc w:val="center"/>
                                  <w:rPr>
                                    <w:rStyle w:val="SubtleReference"/>
                                    <w:b w:val="0"/>
                                    <w:bCs w:val="0"/>
                                  </w:rPr>
                                </w:pPr>
                                <w:r w:rsidRPr="008B24E3">
                                  <w:rPr>
                                    <w:rStyle w:val="SubtleReference"/>
                                    <w:b w:val="0"/>
                                    <w:bCs w:val="0"/>
                                  </w:rPr>
                                  <w:t xml:space="preserve">Figure </w:t>
                                </w:r>
                                <w:r>
                                  <w:rPr>
                                    <w:rStyle w:val="SubtleReference"/>
                                    <w:b w:val="0"/>
                                    <w:bCs w:val="0"/>
                                  </w:rPr>
                                  <w:t>7.3</w:t>
                                </w:r>
                                <w:r w:rsidRPr="008B24E3">
                                  <w:rPr>
                                    <w:rStyle w:val="SubtleReference"/>
                                    <w:b w:val="0"/>
                                    <w:bCs w:val="0"/>
                                  </w:rPr>
                                  <w:t xml:space="preserve">: </w:t>
                                </w:r>
                                <w:r>
                                  <w:rPr>
                                    <w:rStyle w:val="SubtleReference"/>
                                    <w:b w:val="0"/>
                                    <w:bCs w:val="0"/>
                                  </w:rPr>
                                  <w:t>the class diagram for nexly web system</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14065870" name="Picture 4" descr="A diagram of a computer&#10;&#10;AI-generated content may be incorrect."/>
                          <pic:cNvPicPr>
                            <a:picLocks noChangeAspect="1"/>
                          </pic:cNvPicPr>
                        </pic:nvPicPr>
                        <pic:blipFill>
                          <a:blip r:embed="rId69" cstate="print">
                            <a:extLst>
                              <a:ext uri="{28A0092B-C50C-407E-A947-70E740481C1C}">
                                <a14:useLocalDpi xmlns:a14="http://schemas.microsoft.com/office/drawing/2010/main" val="0"/>
                              </a:ext>
                            </a:extLst>
                          </a:blip>
                          <a:srcRect/>
                          <a:stretch>
                            <a:fillRect/>
                          </a:stretch>
                        </pic:blipFill>
                        <pic:spPr bwMode="auto">
                          <a:xfrm>
                            <a:off x="262328" y="29980"/>
                            <a:ext cx="5029200" cy="3907790"/>
                          </a:xfrm>
                          <a:prstGeom prst="rect">
                            <a:avLst/>
                          </a:prstGeom>
                          <a:noFill/>
                          <a:ln>
                            <a:noFill/>
                          </a:ln>
                        </pic:spPr>
                      </pic:pic>
                    </wpg:wgp>
                  </a:graphicData>
                </a:graphic>
              </wp:anchor>
            </w:drawing>
          </mc:Choice>
          <mc:Fallback>
            <w:pict>
              <v:group w14:anchorId="0FC2D4F4" id="Group 54" o:spid="_x0000_s1132" style="position:absolute;margin-left:7.65pt;margin-top:14.5pt;width:434.35pt;height:342.85pt;z-index:-251578368" coordsize="55162,435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">
                <v:group id="_x0000_s1133" style="position:absolute;width:55162;height:43541" coordsize="37903,52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">
                  <v:rect id="Rectangle 25" o:spid="_x0000_s1134" style="position:absolute;width:37903;height:52880;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" filled="f" strokecolor="#09101d [484]" strokeweight="1pt"/>
                  <v:shape id="_x0000_s1135" type="#_x0000_t202" style="position:absolute;left:415;top:47827;width:36921;height:40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" fillcolor="white [3201]" strokeweight=".5pt">
                    <v:textbox>
                      <w:txbxContent>
                        <w:p w14:paraId="0760C1D7" w14:textId="0CA99983" w:rsidR="00861529" w:rsidRPr="008B24E3" w:rsidRDefault="00861529" w:rsidP="00572F32">
                          <w:pPr>
                            <w:pStyle w:val="Heading3"/>
                            <w:jc w:val="center"/>
                            <w:rPr>
                              <w:rStyle w:val="SubtleReference"/>
                              <w:b w:val="0"/>
                              <w:bCs w:val="0"/>
                            </w:rPr>
                          </w:pPr>
                          <w:r w:rsidRPr="008B24E3">
                            <w:rPr>
                              <w:rStyle w:val="SubtleReference"/>
                              <w:b w:val="0"/>
                              <w:bCs w:val="0"/>
                            </w:rPr>
                            <w:t xml:space="preserve">Figure </w:t>
                          </w:r>
                          <w:r>
                            <w:rPr>
                              <w:rStyle w:val="SubtleReference"/>
                              <w:b w:val="0"/>
                              <w:bCs w:val="0"/>
                            </w:rPr>
                            <w:t>7.3</w:t>
                          </w:r>
                          <w:r w:rsidRPr="008B24E3">
                            <w:rPr>
                              <w:rStyle w:val="SubtleReference"/>
                              <w:b w:val="0"/>
                              <w:bCs w:val="0"/>
                            </w:rPr>
                            <w:t xml:space="preserve">: </w:t>
                          </w:r>
                          <w:r>
                            <w:rPr>
                              <w:rStyle w:val="SubtleReference"/>
                              <w:b w:val="0"/>
                              <w:bCs w:val="0"/>
                            </w:rPr>
                            <w:t>the class diagram for nexly web system</w:t>
                          </w:r>
                        </w:p>
                      </w:txbxContent>
                    </v:textbox>
                  </v:shape>
                </v:group>
                <v:shape id="Picture 4" o:spid="_x0000_s1136" type="#_x0000_t75" alt="A diagram of a computer&#10;&#10;AI-generated content may be incorrect." style="position:absolute;left:2623;top:299;width:50292;height:390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">
                  <v:imagedata r:id="rId70" o:title="A diagram of a computer&#10;&#10;AI-generated content may be incorrect"/>
                </v:shape>
                <w10:wrap type="tight"/>
              </v:group>
            </w:pict>
          </mc:Fallback>
        </mc:AlternateContent>
      </w:r>
    </w:p>
    <w:p w14:paraId="4EE87B97" w14:textId="77777777" w:rsidR="007901D9" w:rsidRDefault="007901D9" w:rsidP="00C7036B">
      <w:pPr>
        <w:rPr>
          <w:rFonts w:asciiTheme="majorBidi" w:hAnsiTheme="majorBidi" w:cstheme="majorBidi"/>
          <w:b/>
          <w:bCs/>
        </w:rPr>
      </w:pPr>
    </w:p>
    <w:p w14:paraId="196CCD18" w14:textId="77777777" w:rsidR="007901D9" w:rsidRDefault="007901D9" w:rsidP="00C7036B">
      <w:pPr>
        <w:rPr>
          <w:rFonts w:asciiTheme="majorBidi" w:hAnsiTheme="majorBidi" w:cstheme="majorBidi"/>
          <w:b/>
          <w:bCs/>
        </w:rPr>
      </w:pPr>
    </w:p>
    <w:p w14:paraId="1AFEFEF5" w14:textId="77777777" w:rsidR="007901D9" w:rsidRDefault="007901D9" w:rsidP="00C7036B">
      <w:pPr>
        <w:rPr>
          <w:rFonts w:asciiTheme="majorBidi" w:hAnsiTheme="majorBidi" w:cstheme="majorBidi"/>
          <w:b/>
          <w:bCs/>
        </w:rPr>
      </w:pPr>
    </w:p>
    <w:p w14:paraId="46A43AB4" w14:textId="77777777" w:rsidR="007901D9" w:rsidRDefault="007901D9" w:rsidP="00C7036B">
      <w:pPr>
        <w:rPr>
          <w:rFonts w:asciiTheme="majorBidi" w:hAnsiTheme="majorBidi" w:cstheme="majorBidi"/>
          <w:b/>
          <w:bCs/>
        </w:rPr>
      </w:pPr>
    </w:p>
    <w:p w14:paraId="5B3BB5C8" w14:textId="77777777" w:rsidR="007901D9" w:rsidRDefault="007901D9" w:rsidP="00C7036B">
      <w:pPr>
        <w:rPr>
          <w:rFonts w:asciiTheme="majorBidi" w:hAnsiTheme="majorBidi" w:cstheme="majorBidi"/>
          <w:b/>
          <w:bCs/>
        </w:rPr>
      </w:pPr>
    </w:p>
    <w:p w14:paraId="1639C25D" w14:textId="77777777" w:rsidR="007901D9" w:rsidRDefault="007901D9" w:rsidP="00C7036B">
      <w:pPr>
        <w:rPr>
          <w:rFonts w:asciiTheme="majorBidi" w:hAnsiTheme="majorBidi" w:cstheme="majorBidi"/>
          <w:b/>
          <w:bCs/>
        </w:rPr>
      </w:pPr>
    </w:p>
    <w:p w14:paraId="3F2192A6" w14:textId="77777777" w:rsidR="007901D9" w:rsidRDefault="007901D9" w:rsidP="00C7036B">
      <w:pPr>
        <w:rPr>
          <w:rFonts w:asciiTheme="majorBidi" w:hAnsiTheme="majorBidi" w:cstheme="majorBidi"/>
          <w:b/>
          <w:bCs/>
        </w:rPr>
      </w:pPr>
    </w:p>
    <w:p w14:paraId="6B51FA7A" w14:textId="40E227E7" w:rsidR="00C7036B" w:rsidRPr="00C7036B" w:rsidRDefault="00C7036B" w:rsidP="00C7036B">
      <w:pPr>
        <w:rPr>
          <w:rFonts w:asciiTheme="majorBidi" w:hAnsiTheme="majorBidi" w:cstheme="majorBidi"/>
        </w:rPr>
      </w:pPr>
      <w:r w:rsidRPr="00E3018E">
        <w:rPr>
          <w:rFonts w:asciiTheme="majorBidi" w:hAnsiTheme="majorBidi" w:cstheme="majorBidi"/>
          <w:b/>
          <w:bCs/>
        </w:rPr>
        <w:t xml:space="preserve">1. AiResponseGenerator </w:t>
      </w:r>
      <w:r w:rsidRPr="00C7036B">
        <w:rPr>
          <w:rFonts w:asciiTheme="majorBidi" w:hAnsiTheme="majorBidi" w:cstheme="majorBidi"/>
        </w:rPr>
        <w:t>is automatically initiated upon loading with the appropriate model.</w:t>
      </w:r>
    </w:p>
    <w:p w14:paraId="430302B2" w14:textId="77777777" w:rsidR="00C7036B" w:rsidRPr="00E3018E" w:rsidRDefault="00C7036B" w:rsidP="00C7036B">
      <w:pPr>
        <w:rPr>
          <w:rFonts w:asciiTheme="majorBidi" w:hAnsiTheme="majorBidi" w:cstheme="majorBidi"/>
          <w:b/>
          <w:bCs/>
        </w:rPr>
      </w:pPr>
      <w:r w:rsidRPr="00E3018E">
        <w:rPr>
          <w:rFonts w:asciiTheme="majorBidi" w:hAnsiTheme="majorBidi" w:cstheme="majorBidi"/>
          <w:b/>
          <w:bCs/>
        </w:rPr>
        <w:t>2. User Authentication:</w:t>
      </w:r>
    </w:p>
    <w:p w14:paraId="658B418D" w14:textId="689F8E16" w:rsidR="00C7036B" w:rsidRPr="00E7044E" w:rsidRDefault="00C7036B" w:rsidP="00E838A2">
      <w:pPr>
        <w:pStyle w:val="ListParagraph"/>
        <w:numPr>
          <w:ilvl w:val="0"/>
          <w:numId w:val="17"/>
        </w:numPr>
        <w:rPr>
          <w:rFonts w:asciiTheme="majorBidi" w:hAnsiTheme="majorBidi" w:cstheme="majorBidi"/>
        </w:rPr>
      </w:pPr>
      <w:r w:rsidRPr="00E7044E">
        <w:rPr>
          <w:rFonts w:asciiTheme="majorBidi" w:hAnsiTheme="majorBidi" w:cstheme="majorBidi"/>
        </w:rPr>
        <w:t>login existing user information.</w:t>
      </w:r>
    </w:p>
    <w:p w14:paraId="2A5EA4BA" w14:textId="787A2C7B" w:rsidR="00C7036B" w:rsidRPr="00E7044E" w:rsidRDefault="00C7036B" w:rsidP="00E838A2">
      <w:pPr>
        <w:pStyle w:val="ListParagraph"/>
        <w:numPr>
          <w:ilvl w:val="0"/>
          <w:numId w:val="17"/>
        </w:numPr>
        <w:rPr>
          <w:rFonts w:asciiTheme="majorBidi" w:hAnsiTheme="majorBidi" w:cstheme="majorBidi"/>
        </w:rPr>
      </w:pPr>
      <w:r w:rsidRPr="00E7044E">
        <w:rPr>
          <w:rFonts w:asciiTheme="majorBidi" w:hAnsiTheme="majorBidi" w:cstheme="majorBidi"/>
        </w:rPr>
        <w:t>authenticating user information.</w:t>
      </w:r>
    </w:p>
    <w:p w14:paraId="00C9A8F6" w14:textId="4D941AB7" w:rsidR="00C7036B" w:rsidRPr="00E7044E" w:rsidRDefault="00C7036B" w:rsidP="00E838A2">
      <w:pPr>
        <w:pStyle w:val="ListParagraph"/>
        <w:numPr>
          <w:ilvl w:val="0"/>
          <w:numId w:val="17"/>
        </w:numPr>
        <w:rPr>
          <w:rFonts w:asciiTheme="majorBidi" w:hAnsiTheme="majorBidi" w:cstheme="majorBidi"/>
        </w:rPr>
      </w:pPr>
      <w:r w:rsidRPr="00E7044E">
        <w:rPr>
          <w:rFonts w:asciiTheme="majorBidi" w:hAnsiTheme="majorBidi" w:cstheme="majorBidi"/>
        </w:rPr>
        <w:t>logout users.</w:t>
      </w:r>
    </w:p>
    <w:p w14:paraId="5363A62E" w14:textId="77777777" w:rsidR="00C7036B" w:rsidRPr="00E3018E" w:rsidRDefault="00C7036B" w:rsidP="00C7036B">
      <w:pPr>
        <w:rPr>
          <w:rFonts w:asciiTheme="majorBidi" w:hAnsiTheme="majorBidi" w:cstheme="majorBidi"/>
          <w:b/>
          <w:bCs/>
        </w:rPr>
      </w:pPr>
      <w:r w:rsidRPr="00E3018E">
        <w:rPr>
          <w:rFonts w:asciiTheme="majorBidi" w:hAnsiTheme="majorBidi" w:cstheme="majorBidi"/>
          <w:b/>
          <w:bCs/>
        </w:rPr>
        <w:t>3. Main Interface:</w:t>
      </w:r>
    </w:p>
    <w:p w14:paraId="30EB111F" w14:textId="76011913" w:rsidR="00C7036B" w:rsidRPr="00BB27B8" w:rsidRDefault="00C7036B" w:rsidP="00E838A2">
      <w:pPr>
        <w:pStyle w:val="ListParagraph"/>
        <w:numPr>
          <w:ilvl w:val="0"/>
          <w:numId w:val="18"/>
        </w:numPr>
        <w:rPr>
          <w:rFonts w:asciiTheme="majorBidi" w:hAnsiTheme="majorBidi" w:cstheme="majorBidi"/>
        </w:rPr>
      </w:pPr>
      <w:r w:rsidRPr="00BB27B8">
        <w:rPr>
          <w:rFonts w:asciiTheme="majorBidi" w:hAnsiTheme="majorBidi" w:cstheme="majorBidi"/>
        </w:rPr>
        <w:t>Render and display AI responses.</w:t>
      </w:r>
    </w:p>
    <w:p w14:paraId="44FCB278" w14:textId="2A882B2D" w:rsidR="00C7036B" w:rsidRPr="00BB27B8" w:rsidRDefault="00C7036B" w:rsidP="00E838A2">
      <w:pPr>
        <w:pStyle w:val="ListParagraph"/>
        <w:numPr>
          <w:ilvl w:val="0"/>
          <w:numId w:val="18"/>
        </w:numPr>
        <w:rPr>
          <w:rFonts w:asciiTheme="majorBidi" w:hAnsiTheme="majorBidi" w:cstheme="majorBidi"/>
        </w:rPr>
      </w:pPr>
      <w:r w:rsidRPr="00BB27B8">
        <w:rPr>
          <w:rFonts w:asciiTheme="majorBidi" w:hAnsiTheme="majorBidi" w:cstheme="majorBidi"/>
        </w:rPr>
        <w:t xml:space="preserve">Send messages via sendMessage(message). </w:t>
      </w:r>
    </w:p>
    <w:p w14:paraId="2D578820" w14:textId="4C0F86D7" w:rsidR="00C7036B" w:rsidRPr="00BB27B8" w:rsidRDefault="00C7036B" w:rsidP="00E838A2">
      <w:pPr>
        <w:pStyle w:val="ListParagraph"/>
        <w:numPr>
          <w:ilvl w:val="0"/>
          <w:numId w:val="18"/>
        </w:numPr>
        <w:rPr>
          <w:rFonts w:asciiTheme="majorBidi" w:hAnsiTheme="majorBidi" w:cstheme="majorBidi"/>
        </w:rPr>
      </w:pPr>
      <w:r w:rsidRPr="00BB27B8">
        <w:rPr>
          <w:rFonts w:asciiTheme="majorBidi" w:hAnsiTheme="majorBidi" w:cstheme="majorBidi"/>
        </w:rPr>
        <w:t>Switch to dark or light mode.</w:t>
      </w:r>
    </w:p>
    <w:p w14:paraId="120E07FF" w14:textId="1B342893" w:rsidR="00C7036B" w:rsidRPr="00BB27B8" w:rsidRDefault="00C7036B" w:rsidP="00E838A2">
      <w:pPr>
        <w:pStyle w:val="ListParagraph"/>
        <w:numPr>
          <w:ilvl w:val="0"/>
          <w:numId w:val="18"/>
        </w:numPr>
        <w:rPr>
          <w:rFonts w:asciiTheme="majorBidi" w:hAnsiTheme="majorBidi" w:cstheme="majorBidi"/>
        </w:rPr>
      </w:pPr>
      <w:r w:rsidRPr="00BB27B8">
        <w:rPr>
          <w:rFonts w:asciiTheme="majorBidi" w:hAnsiTheme="majorBidi" w:cstheme="majorBidi"/>
        </w:rPr>
        <w:t>Navigate to login page.</w:t>
      </w:r>
    </w:p>
    <w:p w14:paraId="3F558958" w14:textId="6481C36A" w:rsidR="00C7036B" w:rsidRPr="00BB27B8" w:rsidRDefault="00C7036B" w:rsidP="00E838A2">
      <w:pPr>
        <w:pStyle w:val="ListParagraph"/>
        <w:numPr>
          <w:ilvl w:val="0"/>
          <w:numId w:val="18"/>
        </w:numPr>
        <w:rPr>
          <w:rFonts w:asciiTheme="majorBidi" w:hAnsiTheme="majorBidi" w:cstheme="majorBidi"/>
        </w:rPr>
      </w:pPr>
      <w:r w:rsidRPr="00BB27B8">
        <w:rPr>
          <w:rFonts w:asciiTheme="majorBidi" w:hAnsiTheme="majorBidi" w:cstheme="majorBidi"/>
        </w:rPr>
        <w:t>Upload documents to chatbox.</w:t>
      </w:r>
    </w:p>
    <w:p w14:paraId="4F82C84A" w14:textId="3F565EEA" w:rsidR="00C7036B" w:rsidRPr="00BB27B8" w:rsidRDefault="00C7036B" w:rsidP="00E838A2">
      <w:pPr>
        <w:pStyle w:val="ListParagraph"/>
        <w:numPr>
          <w:ilvl w:val="0"/>
          <w:numId w:val="18"/>
        </w:numPr>
        <w:rPr>
          <w:rFonts w:asciiTheme="majorBidi" w:hAnsiTheme="majorBidi" w:cstheme="majorBidi"/>
        </w:rPr>
      </w:pPr>
      <w:r w:rsidRPr="00BB27B8">
        <w:rPr>
          <w:rFonts w:asciiTheme="majorBidi" w:hAnsiTheme="majorBidi" w:cstheme="majorBidi"/>
        </w:rPr>
        <w:t>Start a new chat .</w:t>
      </w:r>
    </w:p>
    <w:p w14:paraId="674A981F" w14:textId="77777777" w:rsidR="00C7036B" w:rsidRPr="00E3018E" w:rsidRDefault="00C7036B" w:rsidP="00C7036B">
      <w:pPr>
        <w:rPr>
          <w:rFonts w:asciiTheme="majorBidi" w:hAnsiTheme="majorBidi" w:cstheme="majorBidi"/>
          <w:b/>
          <w:bCs/>
        </w:rPr>
      </w:pPr>
      <w:r w:rsidRPr="00E3018E">
        <w:rPr>
          <w:rFonts w:asciiTheme="majorBidi" w:hAnsiTheme="majorBidi" w:cstheme="majorBidi"/>
          <w:b/>
          <w:bCs/>
        </w:rPr>
        <w:t>4. MessageDisplay:</w:t>
      </w:r>
    </w:p>
    <w:p w14:paraId="33BAC3EA" w14:textId="435EF9EA" w:rsidR="00C7036B" w:rsidRPr="0055465E" w:rsidRDefault="00C7036B" w:rsidP="00E838A2">
      <w:pPr>
        <w:pStyle w:val="ListParagraph"/>
        <w:numPr>
          <w:ilvl w:val="0"/>
          <w:numId w:val="19"/>
        </w:numPr>
        <w:rPr>
          <w:rFonts w:asciiTheme="majorBidi" w:hAnsiTheme="majorBidi" w:cstheme="majorBidi"/>
        </w:rPr>
      </w:pPr>
      <w:r w:rsidRPr="0055465E">
        <w:rPr>
          <w:rFonts w:asciiTheme="majorBidi" w:hAnsiTheme="majorBidi" w:cstheme="majorBidi"/>
        </w:rPr>
        <w:t>Display new messages .</w:t>
      </w:r>
    </w:p>
    <w:p w14:paraId="1EFABC01" w14:textId="77777777" w:rsidR="00C7036B" w:rsidRPr="00E3018E" w:rsidRDefault="00C7036B" w:rsidP="00C7036B">
      <w:pPr>
        <w:rPr>
          <w:rFonts w:asciiTheme="majorBidi" w:hAnsiTheme="majorBidi" w:cstheme="majorBidi"/>
          <w:b/>
          <w:bCs/>
        </w:rPr>
      </w:pPr>
      <w:r w:rsidRPr="00E3018E">
        <w:rPr>
          <w:rFonts w:asciiTheme="majorBidi" w:hAnsiTheme="majorBidi" w:cstheme="majorBidi"/>
          <w:b/>
          <w:bCs/>
        </w:rPr>
        <w:t>5. SideBar:</w:t>
      </w:r>
    </w:p>
    <w:p w14:paraId="140B3D98" w14:textId="76F09058" w:rsidR="00C7036B" w:rsidRPr="00A4443E" w:rsidRDefault="00C7036B" w:rsidP="00E838A2">
      <w:pPr>
        <w:pStyle w:val="ListParagraph"/>
        <w:numPr>
          <w:ilvl w:val="0"/>
          <w:numId w:val="20"/>
        </w:numPr>
        <w:rPr>
          <w:rFonts w:asciiTheme="majorBidi" w:hAnsiTheme="majorBidi" w:cstheme="majorBidi"/>
        </w:rPr>
      </w:pPr>
      <w:r w:rsidRPr="00A4443E">
        <w:rPr>
          <w:rFonts w:asciiTheme="majorBidi" w:hAnsiTheme="majorBidi" w:cstheme="majorBidi"/>
        </w:rPr>
        <w:t>Show or hide the sidebar.</w:t>
      </w:r>
    </w:p>
    <w:p w14:paraId="0E46B1C9" w14:textId="7E18D150" w:rsidR="00C7036B" w:rsidRDefault="00C7036B" w:rsidP="00E838A2">
      <w:pPr>
        <w:pStyle w:val="ListParagraph"/>
        <w:numPr>
          <w:ilvl w:val="0"/>
          <w:numId w:val="20"/>
        </w:numPr>
        <w:rPr>
          <w:rFonts w:asciiTheme="majorBidi" w:hAnsiTheme="majorBidi" w:cstheme="majorBidi"/>
        </w:rPr>
      </w:pPr>
      <w:r w:rsidRPr="00A4443E">
        <w:rPr>
          <w:rFonts w:asciiTheme="majorBidi" w:hAnsiTheme="majorBidi" w:cstheme="majorBidi"/>
        </w:rPr>
        <w:t>Navigate specific sections and chats.</w:t>
      </w:r>
    </w:p>
    <w:p w14:paraId="1922E15A" w14:textId="2D41D682" w:rsidR="006525AA" w:rsidRDefault="006525AA" w:rsidP="006525AA">
      <w:pPr>
        <w:rPr>
          <w:rFonts w:asciiTheme="majorBidi" w:hAnsiTheme="majorBidi" w:cstheme="majorBidi"/>
        </w:rPr>
      </w:pPr>
    </w:p>
    <w:p w14:paraId="51CEFF22" w14:textId="77777777" w:rsidR="006525AA" w:rsidRPr="006525AA" w:rsidRDefault="006525AA" w:rsidP="006525AA">
      <w:pPr>
        <w:rPr>
          <w:rFonts w:asciiTheme="majorBidi" w:hAnsiTheme="majorBidi" w:cstheme="majorBidi"/>
        </w:rPr>
      </w:pPr>
    </w:p>
    <w:p w14:paraId="11A3421C" w14:textId="0D1EA740" w:rsidR="00E15C49" w:rsidRDefault="00583569" w:rsidP="006525AA">
      <w:pPr>
        <w:pStyle w:val="Heading2"/>
        <w:numPr>
          <w:ilvl w:val="0"/>
          <w:numId w:val="0"/>
        </w:numPr>
      </w:pPr>
      <w:bookmarkStart w:id="83" w:name="_7.6_State_Transition"/>
      <w:bookmarkEnd w:id="83"/>
      <w:r>
        <w:rPr>
          <w:noProof/>
        </w:rPr>
        <mc:AlternateContent>
          <mc:Choice Requires="wpg">
            <w:drawing>
              <wp:anchor distT="0" distB="0" distL="114300" distR="114300" simplePos="0" relativeHeight="251740160" behindDoc="1" locked="0" layoutInCell="1" allowOverlap="1" wp14:anchorId="212E2211" wp14:editId="0CAD5879">
                <wp:simplePos x="0" y="0"/>
                <wp:positionH relativeFrom="column">
                  <wp:posOffset>0</wp:posOffset>
                </wp:positionH>
                <wp:positionV relativeFrom="paragraph">
                  <wp:posOffset>532130</wp:posOffset>
                </wp:positionV>
                <wp:extent cx="5711190" cy="1768475"/>
                <wp:effectExtent l="0" t="0" r="16510" b="9525"/>
                <wp:wrapTight wrapText="bothSides">
                  <wp:wrapPolygon edited="0">
                    <wp:start x="0" y="0"/>
                    <wp:lineTo x="0" y="21561"/>
                    <wp:lineTo x="21614" y="21561"/>
                    <wp:lineTo x="21614" y="0"/>
                    <wp:lineTo x="0" y="0"/>
                  </wp:wrapPolygon>
                </wp:wrapTight>
                <wp:docPr id="1084044630" name="Group 31"/>
                <wp:cNvGraphicFramePr/>
                <a:graphic xmlns:a="http://schemas.openxmlformats.org/drawingml/2006/main">
                  <a:graphicData uri="http://schemas.microsoft.com/office/word/2010/wordprocessingGroup">
                    <wpg:wgp>
                      <wpg:cNvGrpSpPr/>
                      <wpg:grpSpPr>
                        <a:xfrm>
                          <a:off x="0" y="0"/>
                          <a:ext cx="5711190" cy="1768475"/>
                          <a:chOff x="0" y="1"/>
                          <a:chExt cx="5121910" cy="1645406"/>
                        </a:xfrm>
                      </wpg:grpSpPr>
                      <wps:wsp>
                        <wps:cNvPr id="780495704" name="Rectangle 25"/>
                        <wps:cNvSpPr/>
                        <wps:spPr>
                          <a:xfrm>
                            <a:off x="0" y="1"/>
                            <a:ext cx="5121910" cy="16454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49361160" name="Text Box 26"/>
                        <wps:cNvSpPr txBox="1"/>
                        <wps:spPr>
                          <a:xfrm>
                            <a:off x="61645" y="1274029"/>
                            <a:ext cx="4980940" cy="287715"/>
                          </a:xfrm>
                          <a:prstGeom prst="rect">
                            <a:avLst/>
                          </a:prstGeom>
                          <a:solidFill>
                            <a:schemeClr val="lt1"/>
                          </a:solidFill>
                          <a:ln w="6350">
                            <a:solidFill>
                              <a:prstClr val="black"/>
                            </a:solidFill>
                          </a:ln>
                        </wps:spPr>
                        <wps:txbx>
                          <w:txbxContent>
                            <w:p w14:paraId="6DDBCF93" w14:textId="2DE33EB1" w:rsidR="00861529" w:rsidRPr="00583569" w:rsidRDefault="00861529" w:rsidP="0036579B">
                              <w:pPr>
                                <w:jc w:val="center"/>
                                <w:rPr>
                                  <w:rStyle w:val="SubtleReference"/>
                                  <w:lang w:val="en-US"/>
                                </w:rPr>
                              </w:pPr>
                              <w:r>
                                <w:rPr>
                                  <w:rStyle w:val="SubtleReference"/>
                                  <w:lang w:val="en-US"/>
                                </w:rPr>
                                <w:t xml:space="preserve">Figure 7.4: state diagram for user authentication on Nexly web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212E2211" id="_x0000_s1137" style="position:absolute;margin-left:0;margin-top:41.9pt;width:449.7pt;height:139.25pt;z-index:-251576320;mso-width-relative:margin;mso-height-relative:margin" coordorigin="" coordsize="51219,1645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">
                <v:rect id="Rectangle 25" o:spid="_x0000_s1138" style="position:absolute;width:51219;height:16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" filled="f" strokecolor="#09101d [484]" strokeweight="1pt"/>
                <v:shape id="_x0000_s1139" type="#_x0000_t202" style="position:absolute;left:616;top:12740;width:4980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" fillcolor="white [3201]" strokeweight=".5pt">
                  <v:textbox>
                    <w:txbxContent>
                      <w:p w14:paraId="6DDBCF93" w14:textId="2DE33EB1" w:rsidR="00861529" w:rsidRPr="00583569" w:rsidRDefault="00861529" w:rsidP="0036579B">
                        <w:pPr>
                          <w:jc w:val="center"/>
                          <w:rPr>
                            <w:rStyle w:val="SubtleReference"/>
                            <w:lang w:val="en-US"/>
                          </w:rPr>
                        </w:pPr>
                        <w:r>
                          <w:rPr>
                            <w:rStyle w:val="SubtleReference"/>
                            <w:lang w:val="en-US"/>
                          </w:rPr>
                          <w:t xml:space="preserve">Figure 7.4: state diagram for user authentication on Nexly web </w:t>
                        </w:r>
                      </w:p>
                    </w:txbxContent>
                  </v:textbox>
                </v:shape>
                <w10:wrap type="tight"/>
              </v:group>
            </w:pict>
          </mc:Fallback>
        </mc:AlternateContent>
      </w:r>
      <w:r w:rsidRPr="00E3018E">
        <w:rPr>
          <w:rFonts w:asciiTheme="majorBidi" w:hAnsiTheme="majorBidi" w:cstheme="majorBidi"/>
          <w:noProof/>
        </w:rPr>
        <w:drawing>
          <wp:anchor distT="0" distB="0" distL="114300" distR="114300" simplePos="0" relativeHeight="251741184" behindDoc="0" locked="0" layoutInCell="1" allowOverlap="1" wp14:anchorId="14F60527" wp14:editId="7127CA0F">
            <wp:simplePos x="0" y="0"/>
            <wp:positionH relativeFrom="column">
              <wp:posOffset>44450</wp:posOffset>
            </wp:positionH>
            <wp:positionV relativeFrom="paragraph">
              <wp:posOffset>597025</wp:posOffset>
            </wp:positionV>
            <wp:extent cx="5622738" cy="1247767"/>
            <wp:effectExtent l="0" t="0" r="3810" b="0"/>
            <wp:wrapNone/>
            <wp:docPr id="10321426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1" cstate="print">
                      <a:extLst>
                        <a:ext uri="{28A0092B-C50C-407E-A947-70E740481C1C}">
                          <a14:useLocalDpi xmlns:a14="http://schemas.microsoft.com/office/drawing/2010/main" val="0"/>
                        </a:ext>
                      </a:extLst>
                    </a:blip>
                    <a:srcRect/>
                    <a:stretch>
                      <a:fillRect/>
                    </a:stretch>
                  </pic:blipFill>
                  <pic:spPr bwMode="auto">
                    <a:xfrm>
                      <a:off x="0" y="0"/>
                      <a:ext cx="5622738" cy="1247767"/>
                    </a:xfrm>
                    <a:prstGeom prst="rect">
                      <a:avLst/>
                    </a:prstGeom>
                    <a:noFill/>
                    <a:ln>
                      <a:noFill/>
                    </a:ln>
                  </pic:spPr>
                </pic:pic>
              </a:graphicData>
            </a:graphic>
            <wp14:sizeRelH relativeFrom="page">
              <wp14:pctWidth>0</wp14:pctWidth>
            </wp14:sizeRelH>
            <wp14:sizeRelV relativeFrom="page">
              <wp14:pctHeight>0</wp14:pctHeight>
            </wp14:sizeRelV>
          </wp:anchor>
        </w:drawing>
      </w:r>
      <w:r w:rsidR="0001337C" w:rsidRPr="00B05ED6">
        <w:t>7.6</w:t>
      </w:r>
      <w:r w:rsidR="0001337C" w:rsidRPr="00B05ED6">
        <w:tab/>
        <w:t>State Transition Diagram</w:t>
      </w:r>
    </w:p>
    <w:p w14:paraId="6C030B4D" w14:textId="77777777" w:rsidR="006525AA" w:rsidRPr="006525AA" w:rsidRDefault="006525AA" w:rsidP="006525AA"/>
    <w:p w14:paraId="096C69ED" w14:textId="6D59F9A0" w:rsidR="00917A91" w:rsidRPr="005A306E" w:rsidRDefault="00917A91" w:rsidP="00E838A2">
      <w:pPr>
        <w:pStyle w:val="ListParagraph"/>
        <w:numPr>
          <w:ilvl w:val="0"/>
          <w:numId w:val="21"/>
        </w:numPr>
        <w:rPr>
          <w:rFonts w:asciiTheme="majorBidi" w:hAnsiTheme="majorBidi" w:cstheme="majorBidi"/>
        </w:rPr>
      </w:pPr>
      <w:r w:rsidRPr="005A306E">
        <w:rPr>
          <w:rFonts w:asciiTheme="majorBidi" w:hAnsiTheme="majorBidi" w:cstheme="majorBidi"/>
        </w:rPr>
        <w:t>User starts logged out and has to input user information to proceed, if the user’s information doesn’t match, then it fails to authenticate and returns to the prior state.</w:t>
      </w:r>
    </w:p>
    <w:p w14:paraId="1F285622" w14:textId="4CD28707" w:rsidR="00917A91" w:rsidRPr="005A306E" w:rsidRDefault="00917A91" w:rsidP="00E838A2">
      <w:pPr>
        <w:pStyle w:val="ListParagraph"/>
        <w:numPr>
          <w:ilvl w:val="0"/>
          <w:numId w:val="21"/>
        </w:numPr>
        <w:rPr>
          <w:rFonts w:asciiTheme="majorBidi" w:hAnsiTheme="majorBidi" w:cstheme="majorBidi"/>
        </w:rPr>
      </w:pPr>
      <w:r w:rsidRPr="005A306E">
        <w:rPr>
          <w:rFonts w:asciiTheme="majorBidi" w:hAnsiTheme="majorBidi" w:cstheme="majorBidi"/>
        </w:rPr>
        <w:t>If users’ information matches then the account is authenticated and can proceed further.</w:t>
      </w:r>
    </w:p>
    <w:p w14:paraId="697D1032" w14:textId="7967D7DE" w:rsidR="00917A91" w:rsidRDefault="00E1118E" w:rsidP="00E838A2">
      <w:pPr>
        <w:pStyle w:val="ListParagraph"/>
        <w:numPr>
          <w:ilvl w:val="0"/>
          <w:numId w:val="21"/>
        </w:numPr>
        <w:rPr>
          <w:rFonts w:asciiTheme="majorBidi" w:hAnsiTheme="majorBidi" w:cstheme="majorBidi"/>
        </w:rPr>
      </w:pPr>
      <w:r>
        <w:rPr>
          <w:rFonts w:asciiTheme="majorBidi" w:hAnsiTheme="majorBidi" w:cstheme="majorBidi"/>
          <w:noProof/>
        </w:rPr>
        <w:lastRenderedPageBreak/>
        <mc:AlternateContent>
          <mc:Choice Requires="wpg">
            <w:drawing>
              <wp:anchor distT="0" distB="0" distL="114300" distR="114300" simplePos="0" relativeHeight="251745280" behindDoc="1" locked="0" layoutInCell="1" allowOverlap="1" wp14:anchorId="1FD15417" wp14:editId="1E7F92D1">
                <wp:simplePos x="0" y="0"/>
                <wp:positionH relativeFrom="column">
                  <wp:posOffset>0</wp:posOffset>
                </wp:positionH>
                <wp:positionV relativeFrom="paragraph">
                  <wp:posOffset>354507</wp:posOffset>
                </wp:positionV>
                <wp:extent cx="5711190" cy="1768475"/>
                <wp:effectExtent l="0" t="0" r="16510" b="9525"/>
                <wp:wrapTight wrapText="bothSides">
                  <wp:wrapPolygon edited="0">
                    <wp:start x="0" y="0"/>
                    <wp:lineTo x="0" y="21561"/>
                    <wp:lineTo x="21614" y="21561"/>
                    <wp:lineTo x="21614" y="0"/>
                    <wp:lineTo x="0" y="0"/>
                  </wp:wrapPolygon>
                </wp:wrapTight>
                <wp:docPr id="527306311" name="Group 56"/>
                <wp:cNvGraphicFramePr/>
                <a:graphic xmlns:a="http://schemas.openxmlformats.org/drawingml/2006/main">
                  <a:graphicData uri="http://schemas.microsoft.com/office/word/2010/wordprocessingGroup">
                    <wpg:wgp>
                      <wpg:cNvGrpSpPr/>
                      <wpg:grpSpPr>
                        <a:xfrm>
                          <a:off x="0" y="0"/>
                          <a:ext cx="5711190" cy="1768475"/>
                          <a:chOff x="0" y="0"/>
                          <a:chExt cx="5711190" cy="1768475"/>
                        </a:xfrm>
                      </wpg:grpSpPr>
                      <wpg:grpSp>
                        <wpg:cNvPr id="1707798728" name="Group 31"/>
                        <wpg:cNvGrpSpPr/>
                        <wpg:grpSpPr>
                          <a:xfrm>
                            <a:off x="0" y="0"/>
                            <a:ext cx="5711190" cy="1768475"/>
                            <a:chOff x="0" y="1"/>
                            <a:chExt cx="5121910" cy="1645406"/>
                          </a:xfrm>
                        </wpg:grpSpPr>
                        <wps:wsp>
                          <wps:cNvPr id="1157056093" name="Rectangle 25"/>
                          <wps:cNvSpPr/>
                          <wps:spPr>
                            <a:xfrm>
                              <a:off x="0" y="1"/>
                              <a:ext cx="5121910" cy="16454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465359129" name="Text Box 26"/>
                          <wps:cNvSpPr txBox="1"/>
                          <wps:spPr>
                            <a:xfrm>
                              <a:off x="61645" y="1274029"/>
                              <a:ext cx="4980940" cy="287715"/>
                            </a:xfrm>
                            <a:prstGeom prst="rect">
                              <a:avLst/>
                            </a:prstGeom>
                            <a:solidFill>
                              <a:schemeClr val="lt1"/>
                            </a:solidFill>
                            <a:ln w="6350">
                              <a:solidFill>
                                <a:prstClr val="black"/>
                              </a:solidFill>
                            </a:ln>
                          </wps:spPr>
                          <wps:txbx>
                            <w:txbxContent>
                              <w:p w14:paraId="4E7CEAD0" w14:textId="299E20FA" w:rsidR="00861529" w:rsidRPr="00583569" w:rsidRDefault="00861529" w:rsidP="007145C2">
                                <w:pPr>
                                  <w:jc w:val="center"/>
                                  <w:rPr>
                                    <w:rStyle w:val="SubtleReference"/>
                                    <w:lang w:val="en-US"/>
                                  </w:rPr>
                                </w:pPr>
                                <w:r>
                                  <w:rPr>
                                    <w:rStyle w:val="SubtleReference"/>
                                    <w:lang w:val="en-US"/>
                                  </w:rPr>
                                  <w:t xml:space="preserve">Figure 7.5: state diagram for chat interaction on Nexly web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1861562964" name="Picture 4"/>
                          <pic:cNvPicPr>
                            <a:picLocks noChangeAspect="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a:off x="412230" y="29980"/>
                            <a:ext cx="4759325" cy="1320800"/>
                          </a:xfrm>
                          <a:prstGeom prst="rect">
                            <a:avLst/>
                          </a:prstGeom>
                          <a:noFill/>
                          <a:ln>
                            <a:noFill/>
                          </a:ln>
                        </pic:spPr>
                      </pic:pic>
                    </wpg:wgp>
                  </a:graphicData>
                </a:graphic>
              </wp:anchor>
            </w:drawing>
          </mc:Choice>
          <mc:Fallback>
            <w:pict>
              <v:group w14:anchorId="1FD15417" id="Group 56" o:spid="_x0000_s1140" style="position:absolute;left:0;text-align:left;margin-left:0;margin-top:27.9pt;width:449.7pt;height:139.25pt;z-index:-251571200" coordsize="57111,17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">
                <v:group id="_x0000_s1141" style="position:absolute;width:57111;height:17684" coordorigin="" coordsize="51219,16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">
                  <v:rect id="Rectangle 25" o:spid="_x0000_s1142" style="position:absolute;width:51219;height:16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" filled="f" strokecolor="#09101d [484]" strokeweight="1pt"/>
                  <v:shape id="_x0000_s1143" type="#_x0000_t202" style="position:absolute;left:616;top:12740;width:4980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" fillcolor="white [3201]" strokeweight=".5pt">
                    <v:textbox>
                      <w:txbxContent>
                        <w:p w14:paraId="4E7CEAD0" w14:textId="299E20FA" w:rsidR="00861529" w:rsidRPr="00583569" w:rsidRDefault="00861529" w:rsidP="007145C2">
                          <w:pPr>
                            <w:jc w:val="center"/>
                            <w:rPr>
                              <w:rStyle w:val="SubtleReference"/>
                              <w:lang w:val="en-US"/>
                            </w:rPr>
                          </w:pPr>
                          <w:r>
                            <w:rPr>
                              <w:rStyle w:val="SubtleReference"/>
                              <w:lang w:val="en-US"/>
                            </w:rPr>
                            <w:t xml:space="preserve">Figure 7.5: state diagram for chat interaction on Nexly web </w:t>
                          </w:r>
                        </w:p>
                      </w:txbxContent>
                    </v:textbox>
                  </v:shape>
                </v:group>
                <v:shape id="Picture 4" o:spid="_x0000_s1144" type="#_x0000_t75" style="position:absolute;left:4122;top:299;width:47593;height:1320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">
                  <v:imagedata r:id="rId73" o:title=""/>
                </v:shape>
                <w10:wrap type="tight"/>
              </v:group>
            </w:pict>
          </mc:Fallback>
        </mc:AlternateContent>
      </w:r>
      <w:r w:rsidR="00917A91" w:rsidRPr="005A306E">
        <w:rPr>
          <w:rFonts w:asciiTheme="majorBidi" w:hAnsiTheme="majorBidi" w:cstheme="majorBidi"/>
        </w:rPr>
        <w:t>Logged users have the ability to logout at anytime.</w:t>
      </w:r>
    </w:p>
    <w:p w14:paraId="77829B6F" w14:textId="6D8C28E6" w:rsidR="0097041A" w:rsidRPr="0097041A" w:rsidRDefault="0097041A" w:rsidP="00733F35">
      <w:pPr>
        <w:rPr>
          <w:rFonts w:asciiTheme="majorBidi" w:hAnsiTheme="majorBidi" w:cstheme="majorBidi"/>
        </w:rPr>
      </w:pPr>
    </w:p>
    <w:p w14:paraId="18776AD1" w14:textId="20BD6DCD" w:rsidR="003B44DB" w:rsidRPr="003B44DB" w:rsidRDefault="003B44DB" w:rsidP="00E838A2">
      <w:pPr>
        <w:pStyle w:val="ListParagraph"/>
        <w:numPr>
          <w:ilvl w:val="0"/>
          <w:numId w:val="21"/>
        </w:numPr>
        <w:rPr>
          <w:rFonts w:asciiTheme="majorBidi" w:hAnsiTheme="majorBidi" w:cstheme="majorBidi"/>
        </w:rPr>
      </w:pPr>
      <w:r w:rsidRPr="003B44DB">
        <w:rPr>
          <w:rFonts w:asciiTheme="majorBidi" w:hAnsiTheme="majorBidi" w:cstheme="majorBidi"/>
        </w:rPr>
        <w:t>Chat is initialized and loads previously saved content</w:t>
      </w:r>
    </w:p>
    <w:p w14:paraId="38498322" w14:textId="5518B989" w:rsidR="003B44DB" w:rsidRPr="003B44DB" w:rsidRDefault="003B44DB" w:rsidP="00E838A2">
      <w:pPr>
        <w:pStyle w:val="ListParagraph"/>
        <w:numPr>
          <w:ilvl w:val="0"/>
          <w:numId w:val="21"/>
        </w:numPr>
        <w:rPr>
          <w:rFonts w:asciiTheme="majorBidi" w:hAnsiTheme="majorBidi" w:cstheme="majorBidi"/>
        </w:rPr>
      </w:pPr>
      <w:r w:rsidRPr="003B44DB">
        <w:rPr>
          <w:rFonts w:asciiTheme="majorBidi" w:hAnsiTheme="majorBidi" w:cstheme="majorBidi"/>
        </w:rPr>
        <w:t>User can type any input and request a query.</w:t>
      </w:r>
    </w:p>
    <w:p w14:paraId="77387375" w14:textId="709AE204" w:rsidR="003B44DB" w:rsidRPr="003B44DB" w:rsidRDefault="003B44DB" w:rsidP="00E838A2">
      <w:pPr>
        <w:pStyle w:val="ListParagraph"/>
        <w:numPr>
          <w:ilvl w:val="0"/>
          <w:numId w:val="21"/>
        </w:numPr>
        <w:rPr>
          <w:rFonts w:asciiTheme="majorBidi" w:hAnsiTheme="majorBidi" w:cstheme="majorBidi"/>
        </w:rPr>
      </w:pPr>
      <w:r w:rsidRPr="003B44DB">
        <w:rPr>
          <w:rFonts w:asciiTheme="majorBidi" w:hAnsiTheme="majorBidi" w:cstheme="majorBidi"/>
        </w:rPr>
        <w:t>RAG model will generate an appropriate response and output in the message display.</w:t>
      </w:r>
    </w:p>
    <w:p w14:paraId="4BB253FA" w14:textId="485F87CA" w:rsidR="003B44DB" w:rsidRPr="003B44DB" w:rsidRDefault="003B44DB" w:rsidP="00E838A2">
      <w:pPr>
        <w:pStyle w:val="ListParagraph"/>
        <w:numPr>
          <w:ilvl w:val="0"/>
          <w:numId w:val="21"/>
        </w:numPr>
        <w:rPr>
          <w:rFonts w:asciiTheme="majorBidi" w:hAnsiTheme="majorBidi" w:cstheme="majorBidi"/>
        </w:rPr>
      </w:pPr>
      <w:r w:rsidRPr="003B44DB">
        <w:rPr>
          <w:rFonts w:asciiTheme="majorBidi" w:hAnsiTheme="majorBidi" w:cstheme="majorBidi"/>
        </w:rPr>
        <w:t>The chatbot stay in idle until the user sends another query.</w:t>
      </w:r>
    </w:p>
    <w:p w14:paraId="20965E18" w14:textId="7BF9B88B" w:rsidR="00277B5F" w:rsidRPr="008974AA" w:rsidRDefault="008974AA" w:rsidP="00E838A2">
      <w:pPr>
        <w:pStyle w:val="ListParagraph"/>
        <w:numPr>
          <w:ilvl w:val="0"/>
          <w:numId w:val="21"/>
        </w:numPr>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749376" behindDoc="1" locked="0" layoutInCell="1" allowOverlap="1" wp14:anchorId="164A4549" wp14:editId="1F302F06">
                <wp:simplePos x="0" y="0"/>
                <wp:positionH relativeFrom="column">
                  <wp:posOffset>0</wp:posOffset>
                </wp:positionH>
                <wp:positionV relativeFrom="paragraph">
                  <wp:posOffset>356922</wp:posOffset>
                </wp:positionV>
                <wp:extent cx="5711190" cy="1768475"/>
                <wp:effectExtent l="0" t="0" r="16510" b="9525"/>
                <wp:wrapTight wrapText="bothSides">
                  <wp:wrapPolygon edited="0">
                    <wp:start x="0" y="0"/>
                    <wp:lineTo x="0" y="21561"/>
                    <wp:lineTo x="21614" y="21561"/>
                    <wp:lineTo x="21614" y="0"/>
                    <wp:lineTo x="0" y="0"/>
                  </wp:wrapPolygon>
                </wp:wrapTight>
                <wp:docPr id="1374512406" name="Group 55"/>
                <wp:cNvGraphicFramePr/>
                <a:graphic xmlns:a="http://schemas.openxmlformats.org/drawingml/2006/main">
                  <a:graphicData uri="http://schemas.microsoft.com/office/word/2010/wordprocessingGroup">
                    <wpg:wgp>
                      <wpg:cNvGrpSpPr/>
                      <wpg:grpSpPr>
                        <a:xfrm>
                          <a:off x="0" y="0"/>
                          <a:ext cx="5711190" cy="1768475"/>
                          <a:chOff x="0" y="0"/>
                          <a:chExt cx="5711190" cy="1768475"/>
                        </a:xfrm>
                      </wpg:grpSpPr>
                      <wpg:grpSp>
                        <wpg:cNvPr id="124829961" name="Group 31"/>
                        <wpg:cNvGrpSpPr/>
                        <wpg:grpSpPr>
                          <a:xfrm>
                            <a:off x="0" y="0"/>
                            <a:ext cx="5711190" cy="1768475"/>
                            <a:chOff x="0" y="1"/>
                            <a:chExt cx="5121910" cy="1645406"/>
                          </a:xfrm>
                        </wpg:grpSpPr>
                        <wps:wsp>
                          <wps:cNvPr id="2135228430" name="Rectangle 25"/>
                          <wps:cNvSpPr/>
                          <wps:spPr>
                            <a:xfrm>
                              <a:off x="0" y="1"/>
                              <a:ext cx="5121910" cy="1645406"/>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246480163" name="Text Box 26"/>
                          <wps:cNvSpPr txBox="1"/>
                          <wps:spPr>
                            <a:xfrm>
                              <a:off x="61645" y="1274029"/>
                              <a:ext cx="4980940" cy="287715"/>
                            </a:xfrm>
                            <a:prstGeom prst="rect">
                              <a:avLst/>
                            </a:prstGeom>
                            <a:solidFill>
                              <a:schemeClr val="lt1"/>
                            </a:solidFill>
                            <a:ln w="6350">
                              <a:solidFill>
                                <a:prstClr val="black"/>
                              </a:solidFill>
                            </a:ln>
                          </wps:spPr>
                          <wps:txbx>
                            <w:txbxContent>
                              <w:p w14:paraId="4A1621BE" w14:textId="7B98C5BB" w:rsidR="00861529" w:rsidRPr="00583569" w:rsidRDefault="00861529" w:rsidP="00F50454">
                                <w:pPr>
                                  <w:jc w:val="center"/>
                                  <w:rPr>
                                    <w:rStyle w:val="SubtleReference"/>
                                    <w:lang w:val="en-US"/>
                                  </w:rPr>
                                </w:pPr>
                                <w:r>
                                  <w:rPr>
                                    <w:rStyle w:val="SubtleReference"/>
                                    <w:lang w:val="en-US"/>
                                  </w:rPr>
                                  <w:t xml:space="preserve">Figure 7.6: state diagram for loading screen on Nexly web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grpSp>
                      <pic:pic xmlns:pic="http://schemas.openxmlformats.org/drawingml/2006/picture">
                        <pic:nvPicPr>
                          <pic:cNvPr id="467089301" name="Picture 5"/>
                          <pic:cNvPicPr>
                            <a:picLocks noChangeAspect="1"/>
                          </pic:cNvPicPr>
                        </pic:nvPicPr>
                        <pic:blipFill>
                          <a:blip r:embed="rId74" cstate="print">
                            <a:extLst>
                              <a:ext uri="{28A0092B-C50C-407E-A947-70E740481C1C}">
                                <a14:useLocalDpi xmlns:a14="http://schemas.microsoft.com/office/drawing/2010/main" val="0"/>
                              </a:ext>
                            </a:extLst>
                          </a:blip>
                          <a:srcRect/>
                          <a:stretch>
                            <a:fillRect/>
                          </a:stretch>
                        </pic:blipFill>
                        <pic:spPr bwMode="auto">
                          <a:xfrm>
                            <a:off x="667062" y="44971"/>
                            <a:ext cx="4105910" cy="1323975"/>
                          </a:xfrm>
                          <a:prstGeom prst="rect">
                            <a:avLst/>
                          </a:prstGeom>
                          <a:noFill/>
                          <a:ln>
                            <a:noFill/>
                          </a:ln>
                        </pic:spPr>
                      </pic:pic>
                    </wpg:wgp>
                  </a:graphicData>
                </a:graphic>
              </wp:anchor>
            </w:drawing>
          </mc:Choice>
          <mc:Fallback>
            <w:pict>
              <v:group w14:anchorId="164A4549" id="Group 55" o:spid="_x0000_s1145" style="position:absolute;left:0;text-align:left;margin-left:0;margin-top:28.1pt;width:449.7pt;height:139.25pt;z-index:-251567104" coordsize="57111,17684"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">
                <v:group id="_x0000_s1146" style="position:absolute;width:57111;height:17684" coordorigin="" coordsize="51219,1645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">
                  <v:rect id="Rectangle 25" o:spid="_x0000_s1147" style="position:absolute;width:51219;height:16454;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" filled="f" strokecolor="#09101d [484]" strokeweight="1pt"/>
                  <v:shape id="_x0000_s1148" type="#_x0000_t202" style="position:absolute;left:616;top:12740;width:49809;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" fillcolor="white [3201]" strokeweight=".5pt">
                    <v:textbox>
                      <w:txbxContent>
                        <w:p w14:paraId="4A1621BE" w14:textId="7B98C5BB" w:rsidR="00861529" w:rsidRPr="00583569" w:rsidRDefault="00861529" w:rsidP="00F50454">
                          <w:pPr>
                            <w:jc w:val="center"/>
                            <w:rPr>
                              <w:rStyle w:val="SubtleReference"/>
                              <w:lang w:val="en-US"/>
                            </w:rPr>
                          </w:pPr>
                          <w:r>
                            <w:rPr>
                              <w:rStyle w:val="SubtleReference"/>
                              <w:lang w:val="en-US"/>
                            </w:rPr>
                            <w:t xml:space="preserve">Figure 7.6: state diagram for loading screen on Nexly web </w:t>
                          </w:r>
                        </w:p>
                      </w:txbxContent>
                    </v:textbox>
                  </v:shape>
                </v:group>
                <v:shape id="Picture 5" o:spid="_x0000_s1149" type="#_x0000_t75" style="position:absolute;left:6670;top:449;width:41059;height:1324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">
                  <v:imagedata r:id="rId75" o:title=""/>
                </v:shape>
                <w10:wrap type="tight"/>
              </v:group>
            </w:pict>
          </mc:Fallback>
        </mc:AlternateContent>
      </w:r>
      <w:r w:rsidR="003B44DB" w:rsidRPr="003B44DB">
        <w:rPr>
          <w:rFonts w:asciiTheme="majorBidi" w:hAnsiTheme="majorBidi" w:cstheme="majorBidi"/>
        </w:rPr>
        <w:t>Closing the window will end the chat.</w:t>
      </w:r>
    </w:p>
    <w:p w14:paraId="6C070E11" w14:textId="2648EA47" w:rsidR="00333A81" w:rsidRPr="00333A81" w:rsidRDefault="00333A81" w:rsidP="00E838A2">
      <w:pPr>
        <w:pStyle w:val="ListParagraph"/>
        <w:numPr>
          <w:ilvl w:val="0"/>
          <w:numId w:val="21"/>
        </w:numPr>
        <w:rPr>
          <w:rFonts w:asciiTheme="majorBidi" w:hAnsiTheme="majorBidi" w:cstheme="majorBidi"/>
        </w:rPr>
      </w:pPr>
      <w:r w:rsidRPr="00333A81">
        <w:rPr>
          <w:rFonts w:asciiTheme="majorBidi" w:hAnsiTheme="majorBidi" w:cstheme="majorBidi"/>
        </w:rPr>
        <w:t xml:space="preserve">This following diagram demonstrates the connection loading process where an initial loading state leads to either a successful or failed connection. </w:t>
      </w:r>
    </w:p>
    <w:p w14:paraId="65B3841C" w14:textId="4130B2FA" w:rsidR="00333A81" w:rsidRPr="00333A81" w:rsidRDefault="00333A81" w:rsidP="00E838A2">
      <w:pPr>
        <w:pStyle w:val="ListParagraph"/>
        <w:numPr>
          <w:ilvl w:val="0"/>
          <w:numId w:val="21"/>
        </w:numPr>
        <w:rPr>
          <w:rFonts w:asciiTheme="majorBidi" w:hAnsiTheme="majorBidi" w:cstheme="majorBidi"/>
        </w:rPr>
      </w:pPr>
      <w:r w:rsidRPr="00333A81">
        <w:rPr>
          <w:rFonts w:asciiTheme="majorBidi" w:hAnsiTheme="majorBidi" w:cstheme="majorBidi"/>
        </w:rPr>
        <w:t>If the connection is successful, entry is permitted.</w:t>
      </w:r>
    </w:p>
    <w:p w14:paraId="32E00029" w14:textId="08167024" w:rsidR="00333A81" w:rsidRPr="00333A81" w:rsidRDefault="00FC46D7" w:rsidP="00E838A2">
      <w:pPr>
        <w:pStyle w:val="ListParagraph"/>
        <w:numPr>
          <w:ilvl w:val="0"/>
          <w:numId w:val="21"/>
        </w:numPr>
        <w:rPr>
          <w:rFonts w:asciiTheme="majorBidi" w:hAnsiTheme="majorBidi" w:cstheme="majorBidi"/>
        </w:rPr>
      </w:pPr>
      <w:r>
        <w:rPr>
          <w:rFonts w:asciiTheme="majorBidi" w:hAnsiTheme="majorBidi" w:cstheme="majorBidi"/>
          <w:noProof/>
        </w:rPr>
        <mc:AlternateContent>
          <mc:Choice Requires="wpg">
            <w:drawing>
              <wp:anchor distT="0" distB="0" distL="114300" distR="114300" simplePos="0" relativeHeight="251752448" behindDoc="0" locked="0" layoutInCell="1" allowOverlap="1" wp14:anchorId="7F4D5C0F" wp14:editId="0E04E9BA">
                <wp:simplePos x="0" y="0"/>
                <wp:positionH relativeFrom="column">
                  <wp:posOffset>0</wp:posOffset>
                </wp:positionH>
                <wp:positionV relativeFrom="paragraph">
                  <wp:posOffset>707390</wp:posOffset>
                </wp:positionV>
                <wp:extent cx="5711190" cy="1086485"/>
                <wp:effectExtent l="0" t="0" r="16510" b="18415"/>
                <wp:wrapTight wrapText="bothSides">
                  <wp:wrapPolygon edited="0">
                    <wp:start x="0" y="0"/>
                    <wp:lineTo x="0" y="21714"/>
                    <wp:lineTo x="21614" y="21714"/>
                    <wp:lineTo x="21614" y="0"/>
                    <wp:lineTo x="0" y="0"/>
                  </wp:wrapPolygon>
                </wp:wrapTight>
                <wp:docPr id="2064572483" name="Group 31"/>
                <wp:cNvGraphicFramePr/>
                <a:graphic xmlns:a="http://schemas.openxmlformats.org/drawingml/2006/main">
                  <a:graphicData uri="http://schemas.microsoft.com/office/word/2010/wordprocessingGroup">
                    <wpg:wgp>
                      <wpg:cNvGrpSpPr/>
                      <wpg:grpSpPr>
                        <a:xfrm>
                          <a:off x="0" y="0"/>
                          <a:ext cx="5711190" cy="1086485"/>
                          <a:chOff x="0" y="1"/>
                          <a:chExt cx="5121910" cy="1011157"/>
                        </a:xfrm>
                      </wpg:grpSpPr>
                      <wps:wsp>
                        <wps:cNvPr id="1351085196" name="Rectangle 25"/>
                        <wps:cNvSpPr/>
                        <wps:spPr>
                          <a:xfrm>
                            <a:off x="0" y="1"/>
                            <a:ext cx="5121910" cy="1011157"/>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701579272" name="Text Box 26"/>
                        <wps:cNvSpPr txBox="1"/>
                        <wps:spPr>
                          <a:xfrm>
                            <a:off x="60365" y="667335"/>
                            <a:ext cx="4980940" cy="287715"/>
                          </a:xfrm>
                          <a:prstGeom prst="rect">
                            <a:avLst/>
                          </a:prstGeom>
                          <a:solidFill>
                            <a:schemeClr val="lt1"/>
                          </a:solidFill>
                          <a:ln w="6350">
                            <a:solidFill>
                              <a:prstClr val="black"/>
                            </a:solidFill>
                          </a:ln>
                        </wps:spPr>
                        <wps:txbx>
                          <w:txbxContent>
                            <w:p w14:paraId="1CC44726" w14:textId="45FE29E1" w:rsidR="00861529" w:rsidRPr="00583569" w:rsidRDefault="00861529" w:rsidP="00AB5A38">
                              <w:pPr>
                                <w:jc w:val="center"/>
                                <w:rPr>
                                  <w:rStyle w:val="SubtleReference"/>
                                  <w:lang w:val="en-US"/>
                                </w:rPr>
                              </w:pPr>
                              <w:r>
                                <w:rPr>
                                  <w:rStyle w:val="SubtleReference"/>
                                  <w:lang w:val="en-US"/>
                                </w:rPr>
                                <w:t xml:space="preserve">Figure 7.7: state diagram for side bar on Nexly web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wpg:wgp>
                  </a:graphicData>
                </a:graphic>
                <wp14:sizeRelV relativeFrom="margin">
                  <wp14:pctHeight>0</wp14:pctHeight>
                </wp14:sizeRelV>
              </wp:anchor>
            </w:drawing>
          </mc:Choice>
          <mc:Fallback>
            <w:pict>
              <v:group w14:anchorId="7F4D5C0F" id="_x0000_s1150" style="position:absolute;left:0;text-align:left;margin-left:0;margin-top:55.7pt;width:449.7pt;height:85.55pt;z-index:251752448;mso-height-relative:margin" coordorigin="" coordsize="51219,1011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">
                <v:rect id="Rectangle 25" o:spid="_x0000_s1151" style="position:absolute;width:51219;height:1011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" filled="f" strokecolor="#09101d [484]" strokeweight="1pt"/>
                <v:shape id="_x0000_s1152" type="#_x0000_t202" style="position:absolute;left:603;top:6673;width:49810;height:2877;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" fillcolor="white [3201]" strokeweight=".5pt">
                  <v:textbox>
                    <w:txbxContent>
                      <w:p w14:paraId="1CC44726" w14:textId="45FE29E1" w:rsidR="00861529" w:rsidRPr="00583569" w:rsidRDefault="00861529" w:rsidP="00AB5A38">
                        <w:pPr>
                          <w:jc w:val="center"/>
                          <w:rPr>
                            <w:rStyle w:val="SubtleReference"/>
                            <w:lang w:val="en-US"/>
                          </w:rPr>
                        </w:pPr>
                        <w:r>
                          <w:rPr>
                            <w:rStyle w:val="SubtleReference"/>
                            <w:lang w:val="en-US"/>
                          </w:rPr>
                          <w:t xml:space="preserve">Figure 7.7: state diagram for side bar on Nexly web </w:t>
                        </w:r>
                      </w:p>
                    </w:txbxContent>
                  </v:textbox>
                </v:shape>
                <w10:wrap type="tight"/>
              </v:group>
            </w:pict>
          </mc:Fallback>
        </mc:AlternateContent>
      </w:r>
      <w:r w:rsidRPr="00E3018E">
        <w:rPr>
          <w:rFonts w:asciiTheme="majorBidi" w:hAnsiTheme="majorBidi" w:cstheme="majorBidi"/>
          <w:noProof/>
        </w:rPr>
        <w:drawing>
          <wp:anchor distT="0" distB="0" distL="114300" distR="114300" simplePos="0" relativeHeight="251753472" behindDoc="0" locked="0" layoutInCell="1" allowOverlap="1" wp14:anchorId="3CC2DA5B" wp14:editId="5B512355">
            <wp:simplePos x="0" y="0"/>
            <wp:positionH relativeFrom="column">
              <wp:posOffset>137121</wp:posOffset>
            </wp:positionH>
            <wp:positionV relativeFrom="paragraph">
              <wp:posOffset>760095</wp:posOffset>
            </wp:positionV>
            <wp:extent cx="5486400" cy="623040"/>
            <wp:effectExtent l="0" t="0" r="0" b="0"/>
            <wp:wrapNone/>
            <wp:docPr id="80130787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76" cstate="print">
                      <a:extLst>
                        <a:ext uri="{28A0092B-C50C-407E-A947-70E740481C1C}">
                          <a14:useLocalDpi xmlns:a14="http://schemas.microsoft.com/office/drawing/2010/main" val="0"/>
                        </a:ext>
                      </a:extLst>
                    </a:blip>
                    <a:srcRect/>
                    <a:stretch>
                      <a:fillRect/>
                    </a:stretch>
                  </pic:blipFill>
                  <pic:spPr bwMode="auto">
                    <a:xfrm>
                      <a:off x="0" y="0"/>
                      <a:ext cx="5486400" cy="623040"/>
                    </a:xfrm>
                    <a:prstGeom prst="rect">
                      <a:avLst/>
                    </a:prstGeom>
                    <a:noFill/>
                    <a:ln>
                      <a:noFill/>
                    </a:ln>
                  </pic:spPr>
                </pic:pic>
              </a:graphicData>
            </a:graphic>
            <wp14:sizeRelH relativeFrom="page">
              <wp14:pctWidth>0</wp14:pctWidth>
            </wp14:sizeRelH>
            <wp14:sizeRelV relativeFrom="page">
              <wp14:pctHeight>0</wp14:pctHeight>
            </wp14:sizeRelV>
          </wp:anchor>
        </w:drawing>
      </w:r>
      <w:r w:rsidR="00333A81" w:rsidRPr="00333A81">
        <w:rPr>
          <w:rFonts w:asciiTheme="majorBidi" w:hAnsiTheme="majorBidi" w:cstheme="majorBidi"/>
        </w:rPr>
        <w:t>If the connection fails, a retry option is available, or entry is denied. The process can loop back to retry loading if necessary.</w:t>
      </w:r>
      <w:r w:rsidR="003C5974">
        <w:rPr>
          <w:rFonts w:asciiTheme="majorBidi" w:hAnsiTheme="majorBidi" w:cstheme="majorBidi"/>
        </w:rPr>
        <w:br/>
      </w:r>
    </w:p>
    <w:p w14:paraId="0D216489" w14:textId="7E1FFC0E" w:rsidR="00EA71BA" w:rsidRPr="00EA71BA" w:rsidRDefault="00EA71BA" w:rsidP="00E838A2">
      <w:pPr>
        <w:pStyle w:val="ListParagraph"/>
        <w:numPr>
          <w:ilvl w:val="0"/>
          <w:numId w:val="21"/>
        </w:numPr>
        <w:rPr>
          <w:rFonts w:asciiTheme="majorBidi" w:hAnsiTheme="majorBidi" w:cstheme="majorBidi"/>
        </w:rPr>
      </w:pPr>
      <w:r w:rsidRPr="00EA71BA">
        <w:rPr>
          <w:rFonts w:asciiTheme="majorBidi" w:hAnsiTheme="majorBidi" w:cstheme="majorBidi"/>
        </w:rPr>
        <w:t xml:space="preserve">It begins with displaying chat history, allowing users to either collapse the view or select a chat. </w:t>
      </w:r>
    </w:p>
    <w:p w14:paraId="2F3F39CA" w14:textId="67B1F74B" w:rsidR="002A3333" w:rsidRPr="00677AA5" w:rsidRDefault="00EA71BA" w:rsidP="00E838A2">
      <w:pPr>
        <w:pStyle w:val="ListParagraph"/>
        <w:numPr>
          <w:ilvl w:val="0"/>
          <w:numId w:val="21"/>
        </w:numPr>
        <w:rPr>
          <w:rFonts w:asciiTheme="majorBidi" w:hAnsiTheme="majorBidi" w:cstheme="majorBidi"/>
        </w:rPr>
      </w:pPr>
      <w:r w:rsidRPr="00EA71BA">
        <w:rPr>
          <w:rFonts w:asciiTheme="majorBidi" w:hAnsiTheme="majorBidi" w:cstheme="majorBidi"/>
        </w:rPr>
        <w:t xml:space="preserve">Upon selection, the sidebar can be expanded or collapsed, and the history can be loaded. </w:t>
      </w:r>
    </w:p>
    <w:p w14:paraId="50965DCF" w14:textId="77777777" w:rsidR="008935FC" w:rsidRDefault="008935FC">
      <w:pPr>
        <w:spacing w:after="160" w:line="259" w:lineRule="auto"/>
        <w:rPr>
          <w:b/>
          <w:bCs/>
          <w:color w:val="2F5496" w:themeColor="accent1" w:themeShade="BF"/>
          <w:sz w:val="32"/>
          <w:szCs w:val="32"/>
        </w:rPr>
      </w:pPr>
      <w:r>
        <w:br w:type="page"/>
      </w:r>
    </w:p>
    <w:p w14:paraId="39CE7846" w14:textId="4B928F75" w:rsidR="00146F61" w:rsidRPr="00A067B1" w:rsidRDefault="00330B70" w:rsidP="00330B70">
      <w:pPr>
        <w:pStyle w:val="Heading1"/>
        <w:rPr>
          <w:sz w:val="18"/>
          <w:szCs w:val="18"/>
        </w:rPr>
      </w:pPr>
      <w:bookmarkStart w:id="84" w:name="_Conclusion"/>
      <w:bookmarkEnd w:id="84"/>
      <w:r>
        <w:lastRenderedPageBreak/>
        <w:t>Conclusion</w:t>
      </w:r>
      <w:r w:rsidR="00736889">
        <w:br/>
      </w:r>
    </w:p>
    <w:p w14:paraId="3CEA84D1" w14:textId="5BAE9C24" w:rsidR="005D2202" w:rsidRDefault="005D2202" w:rsidP="00EF17E0">
      <w:pPr>
        <w:ind w:firstLine="720"/>
        <w:jc w:val="both"/>
      </w:pPr>
      <w:r>
        <w:t xml:space="preserve">Nexly began as a bold idea: could a handful of undergraduates build an intelligent, institution-aware advisor that actually </w:t>
      </w:r>
      <w:r>
        <w:rPr>
          <w:rStyle w:val="Emphasis"/>
        </w:rPr>
        <w:t>feels</w:t>
      </w:r>
      <w:r>
        <w:t xml:space="preserve"> helpful to students? </w:t>
      </w:r>
      <w:r w:rsidR="001F35F3">
        <w:t xml:space="preserve">Less than </w:t>
      </w:r>
      <w:r w:rsidR="00815ABE">
        <w:t>three</w:t>
      </w:r>
      <w:r>
        <w:t xml:space="preserve"> months, thousands of scraped pages, and countless late-night debugging sessions later, the answer is a confident </w:t>
      </w:r>
      <w:r w:rsidR="00D46127" w:rsidRPr="00D46127">
        <w:rPr>
          <w:rStyle w:val="Strong"/>
          <w:i/>
          <w:iCs/>
        </w:rPr>
        <w:t>YES</w:t>
      </w:r>
      <w:r>
        <w:t>. We now have two fully-functioning MVPs—</w:t>
      </w:r>
      <w:r>
        <w:rPr>
          <w:rStyle w:val="Strong"/>
        </w:rPr>
        <w:t>Nexly Web</w:t>
      </w:r>
      <w:r>
        <w:t xml:space="preserve"> and </w:t>
      </w:r>
      <w:r>
        <w:rPr>
          <w:rStyle w:val="Strong"/>
        </w:rPr>
        <w:t>Nexly Mobile</w:t>
      </w:r>
      <w:r>
        <w:t>—that already deliver 24/7, context-rich academic guidance drawn from real</w:t>
      </w:r>
      <w:r w:rsidR="008C16AE">
        <w:t xml:space="preserve">, up to date, and </w:t>
      </w:r>
      <w:r w:rsidR="00550C33">
        <w:t>90</w:t>
      </w:r>
      <w:r w:rsidR="008C16AE">
        <w:t xml:space="preserve">% accurate </w:t>
      </w:r>
      <w:r>
        <w:t>University of Sharjah resources.</w:t>
      </w:r>
    </w:p>
    <w:p w14:paraId="5DAB68F1" w14:textId="77777777" w:rsidR="004D04D6" w:rsidRPr="004D04D6" w:rsidRDefault="004D04D6" w:rsidP="008C16AE">
      <w:pPr>
        <w:ind w:firstLine="720"/>
        <w:rPr>
          <w:sz w:val="12"/>
          <w:szCs w:val="12"/>
        </w:rPr>
      </w:pPr>
    </w:p>
    <w:p w14:paraId="0BF625C3" w14:textId="77777777" w:rsidR="005D2202" w:rsidRDefault="005D2202" w:rsidP="004D04D6">
      <w:pPr>
        <w:pStyle w:val="Heading2"/>
        <w:numPr>
          <w:ilvl w:val="0"/>
          <w:numId w:val="0"/>
        </w:numPr>
      </w:pPr>
      <w:bookmarkStart w:id="85" w:name="_What_We_Achieved"/>
      <w:bookmarkEnd w:id="85"/>
      <w:r>
        <w:t>What We Achieved</w:t>
      </w:r>
    </w:p>
    <w:p w14:paraId="35F8FD6C" w14:textId="59F7D1C1" w:rsidR="003600B2" w:rsidRPr="003600B2" w:rsidRDefault="003600B2" w:rsidP="003600B2"/>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381"/>
        <w:gridCol w:w="6645"/>
      </w:tblGrid>
      <w:tr w:rsidR="005D2202" w14:paraId="41320ABA" w14:textId="77777777" w:rsidTr="005D2202">
        <w:trPr>
          <w:tblHeader/>
          <w:tblCellSpacing w:w="15" w:type="dxa"/>
        </w:trPr>
        <w:tc>
          <w:tcPr>
            <w:tcW w:w="0" w:type="auto"/>
            <w:vAlign w:val="center"/>
            <w:hideMark/>
          </w:tcPr>
          <w:p w14:paraId="7D136987" w14:textId="77777777" w:rsidR="005D2202" w:rsidRDefault="005D2202">
            <w:pPr>
              <w:jc w:val="center"/>
              <w:rPr>
                <w:b/>
                <w:bCs/>
              </w:rPr>
            </w:pPr>
            <w:r>
              <w:rPr>
                <w:b/>
                <w:bCs/>
              </w:rPr>
              <w:t>Pillar</w:t>
            </w:r>
          </w:p>
        </w:tc>
        <w:tc>
          <w:tcPr>
            <w:tcW w:w="0" w:type="auto"/>
            <w:vAlign w:val="center"/>
            <w:hideMark/>
          </w:tcPr>
          <w:p w14:paraId="6CC44904" w14:textId="77777777" w:rsidR="005D2202" w:rsidRDefault="005D2202">
            <w:pPr>
              <w:jc w:val="center"/>
              <w:rPr>
                <w:b/>
                <w:bCs/>
              </w:rPr>
            </w:pPr>
            <w:r>
              <w:rPr>
                <w:b/>
                <w:bCs/>
              </w:rPr>
              <w:t>Key Deliverables</w:t>
            </w:r>
          </w:p>
        </w:tc>
      </w:tr>
      <w:tr w:rsidR="005D2202" w14:paraId="698E28D5" w14:textId="77777777" w:rsidTr="005D2202">
        <w:trPr>
          <w:tblCellSpacing w:w="15" w:type="dxa"/>
        </w:trPr>
        <w:tc>
          <w:tcPr>
            <w:tcW w:w="0" w:type="auto"/>
            <w:vAlign w:val="center"/>
            <w:hideMark/>
          </w:tcPr>
          <w:p w14:paraId="37D2472E" w14:textId="77777777" w:rsidR="005D2202" w:rsidRDefault="005D2202" w:rsidP="0024047F">
            <w:pPr>
              <w:jc w:val="center"/>
            </w:pPr>
            <w:r>
              <w:rPr>
                <w:rStyle w:val="Strong"/>
              </w:rPr>
              <w:t>End-to-End Data Pipeline</w:t>
            </w:r>
          </w:p>
        </w:tc>
        <w:tc>
          <w:tcPr>
            <w:tcW w:w="0" w:type="auto"/>
            <w:vAlign w:val="center"/>
            <w:hideMark/>
          </w:tcPr>
          <w:p w14:paraId="19017FBD" w14:textId="77777777" w:rsidR="005D2202" w:rsidRDefault="005D2202" w:rsidP="005C2AD1">
            <w:r>
              <w:t>• Selenium crawler + BeautifulSoup cleaner</w:t>
            </w:r>
            <w:r>
              <w:br/>
              <w:t>• PDF ingestion with llama-index</w:t>
            </w:r>
            <w:r>
              <w:br/>
              <w:t xml:space="preserve">• 300 k+ chunks embedded via </w:t>
            </w:r>
            <w:r>
              <w:rPr>
                <w:rStyle w:val="HTMLCode"/>
              </w:rPr>
              <w:t>multi-qa-mpnet-base-dot-v1</w:t>
            </w:r>
          </w:p>
        </w:tc>
      </w:tr>
      <w:tr w:rsidR="005D2202" w14:paraId="74BF2078" w14:textId="77777777" w:rsidTr="005D2202">
        <w:trPr>
          <w:tblCellSpacing w:w="15" w:type="dxa"/>
        </w:trPr>
        <w:tc>
          <w:tcPr>
            <w:tcW w:w="0" w:type="auto"/>
            <w:vAlign w:val="center"/>
            <w:hideMark/>
          </w:tcPr>
          <w:p w14:paraId="0DC175E8" w14:textId="77777777" w:rsidR="005D2202" w:rsidRDefault="005D2202" w:rsidP="0024047F">
            <w:pPr>
              <w:jc w:val="center"/>
            </w:pPr>
            <w:r>
              <w:rPr>
                <w:rStyle w:val="Strong"/>
              </w:rPr>
              <w:t>RAG Engine (Web)</w:t>
            </w:r>
          </w:p>
        </w:tc>
        <w:tc>
          <w:tcPr>
            <w:tcW w:w="0" w:type="auto"/>
            <w:vAlign w:val="center"/>
            <w:hideMark/>
          </w:tcPr>
          <w:p w14:paraId="51D508CA" w14:textId="77777777" w:rsidR="005D2202" w:rsidRDefault="005D2202" w:rsidP="005C2AD1">
            <w:r>
              <w:t>• Custom vector store → top-k retrieval → LLaMA 3.3 generation</w:t>
            </w:r>
            <w:r>
              <w:br/>
              <w:t>• Confidence gate to curb hallucinations</w:t>
            </w:r>
            <w:r>
              <w:br/>
              <w:t>• Average 26 % relevance uplift on test queries</w:t>
            </w:r>
          </w:p>
        </w:tc>
      </w:tr>
      <w:tr w:rsidR="005D2202" w14:paraId="53005BEA" w14:textId="77777777" w:rsidTr="005D2202">
        <w:trPr>
          <w:tblCellSpacing w:w="15" w:type="dxa"/>
        </w:trPr>
        <w:tc>
          <w:tcPr>
            <w:tcW w:w="0" w:type="auto"/>
            <w:vAlign w:val="center"/>
            <w:hideMark/>
          </w:tcPr>
          <w:p w14:paraId="634D9BCB" w14:textId="77777777" w:rsidR="005D2202" w:rsidRDefault="005D2202" w:rsidP="0024047F">
            <w:pPr>
              <w:jc w:val="center"/>
            </w:pPr>
            <w:r>
              <w:rPr>
                <w:rStyle w:val="Strong"/>
              </w:rPr>
              <w:t>Mobile AI Stack</w:t>
            </w:r>
          </w:p>
        </w:tc>
        <w:tc>
          <w:tcPr>
            <w:tcW w:w="0" w:type="auto"/>
            <w:vAlign w:val="center"/>
            <w:hideMark/>
          </w:tcPr>
          <w:p w14:paraId="335EB2DB" w14:textId="77777777" w:rsidR="005D2202" w:rsidRDefault="005D2202" w:rsidP="005C2AD1">
            <w:r>
              <w:t>• Gemini-Exa dual pipeline for low-latency answers</w:t>
            </w:r>
            <w:r>
              <w:br/>
              <w:t>• Riverpod-driven Flutter UI with offline caching</w:t>
            </w:r>
          </w:p>
        </w:tc>
      </w:tr>
      <w:tr w:rsidR="005D2202" w14:paraId="01E7D83D" w14:textId="77777777" w:rsidTr="005D2202">
        <w:trPr>
          <w:tblCellSpacing w:w="15" w:type="dxa"/>
        </w:trPr>
        <w:tc>
          <w:tcPr>
            <w:tcW w:w="0" w:type="auto"/>
            <w:vAlign w:val="center"/>
            <w:hideMark/>
          </w:tcPr>
          <w:p w14:paraId="4FD31079" w14:textId="77777777" w:rsidR="005D2202" w:rsidRDefault="005D2202" w:rsidP="0024047F">
            <w:pPr>
              <w:jc w:val="center"/>
            </w:pPr>
            <w:r>
              <w:rPr>
                <w:rStyle w:val="Strong"/>
              </w:rPr>
              <w:t>Human-Centred UX</w:t>
            </w:r>
          </w:p>
        </w:tc>
        <w:tc>
          <w:tcPr>
            <w:tcW w:w="0" w:type="auto"/>
            <w:vAlign w:val="center"/>
            <w:hideMark/>
          </w:tcPr>
          <w:p w14:paraId="6F2BE472" w14:textId="77777777" w:rsidR="005D2202" w:rsidRDefault="005D2202" w:rsidP="005C2AD1">
            <w:r>
              <w:t>• Conversational memory, dark/light themes, error-tolerant flows</w:t>
            </w:r>
            <w:r>
              <w:br/>
              <w:t>• Transparent citations and polite misuse handling</w:t>
            </w:r>
          </w:p>
        </w:tc>
      </w:tr>
      <w:tr w:rsidR="005D2202" w14:paraId="74900D89" w14:textId="77777777" w:rsidTr="005D2202">
        <w:trPr>
          <w:tblCellSpacing w:w="15" w:type="dxa"/>
        </w:trPr>
        <w:tc>
          <w:tcPr>
            <w:tcW w:w="0" w:type="auto"/>
            <w:vAlign w:val="center"/>
            <w:hideMark/>
          </w:tcPr>
          <w:p w14:paraId="365F4226" w14:textId="77777777" w:rsidR="005D2202" w:rsidRDefault="005D2202" w:rsidP="0024047F">
            <w:pPr>
              <w:jc w:val="center"/>
            </w:pPr>
            <w:r>
              <w:rPr>
                <w:rStyle w:val="Strong"/>
              </w:rPr>
              <w:t>Security &amp; Ethics</w:t>
            </w:r>
          </w:p>
        </w:tc>
        <w:tc>
          <w:tcPr>
            <w:tcW w:w="0" w:type="auto"/>
            <w:vAlign w:val="center"/>
            <w:hideMark/>
          </w:tcPr>
          <w:p w14:paraId="7F79892A" w14:textId="77777777" w:rsidR="005D2202" w:rsidRDefault="005D2202" w:rsidP="005C2AD1">
            <w:r>
              <w:t>• Env-based key management, GDPR-aligned data handling, misuse refusal logic</w:t>
            </w:r>
          </w:p>
        </w:tc>
      </w:tr>
    </w:tbl>
    <w:p w14:paraId="55643595" w14:textId="41DCBFDF" w:rsidR="005D2202" w:rsidRPr="00390D84" w:rsidRDefault="005D2202" w:rsidP="00390D84">
      <w:pPr>
        <w:ind w:firstLine="720"/>
        <w:rPr>
          <w:sz w:val="12"/>
          <w:szCs w:val="12"/>
        </w:rPr>
      </w:pPr>
    </w:p>
    <w:p w14:paraId="006875DE" w14:textId="77777777" w:rsidR="005D2202" w:rsidRPr="00390D84" w:rsidRDefault="005D2202" w:rsidP="00390D84">
      <w:pPr>
        <w:pStyle w:val="Heading2"/>
        <w:numPr>
          <w:ilvl w:val="0"/>
          <w:numId w:val="0"/>
        </w:numPr>
      </w:pPr>
      <w:bookmarkStart w:id="86" w:name="_Why_It_Matters"/>
      <w:bookmarkEnd w:id="86"/>
      <w:r w:rsidRPr="00390D84">
        <w:t>Why It Matters</w:t>
      </w:r>
    </w:p>
    <w:p w14:paraId="427E65DE" w14:textId="77777777" w:rsidR="005D2202" w:rsidRDefault="005D2202" w:rsidP="00E838A2">
      <w:pPr>
        <w:pStyle w:val="ListParagraph"/>
        <w:numPr>
          <w:ilvl w:val="0"/>
          <w:numId w:val="9"/>
        </w:numPr>
      </w:pPr>
      <w:r>
        <w:rPr>
          <w:rStyle w:val="Strong"/>
        </w:rPr>
        <w:t>Personalised, Real-Time Advising</w:t>
      </w:r>
      <w:r>
        <w:t xml:space="preserve"> – Nexly transforms scattered web pages and static PDFs into an on-demand mentor that remembers the student’s context and speaks Arabic or English fluently.</w:t>
      </w:r>
    </w:p>
    <w:p w14:paraId="0616D38A" w14:textId="77777777" w:rsidR="005D2202" w:rsidRDefault="005D2202" w:rsidP="00E838A2">
      <w:pPr>
        <w:pStyle w:val="ListParagraph"/>
        <w:numPr>
          <w:ilvl w:val="0"/>
          <w:numId w:val="9"/>
        </w:numPr>
      </w:pPr>
      <w:r>
        <w:rPr>
          <w:rStyle w:val="Strong"/>
        </w:rPr>
        <w:t>Scalable Architecture</w:t>
      </w:r>
      <w:r>
        <w:t xml:space="preserve"> – Both MVPs are modular enough to swap in stronger embeddings, larger LLMs, or enterprise-grade vector databases without a complete rewrite.</w:t>
      </w:r>
    </w:p>
    <w:p w14:paraId="7931FC48" w14:textId="096F671D" w:rsidR="005D2202" w:rsidRPr="003600B2" w:rsidRDefault="005D2202" w:rsidP="00E838A2">
      <w:pPr>
        <w:pStyle w:val="ListParagraph"/>
        <w:numPr>
          <w:ilvl w:val="0"/>
          <w:numId w:val="9"/>
        </w:numPr>
        <w:rPr>
          <w:sz w:val="16"/>
          <w:szCs w:val="16"/>
        </w:rPr>
      </w:pPr>
      <w:r>
        <w:rPr>
          <w:rStyle w:val="Strong"/>
        </w:rPr>
        <w:t>Institutional Alignment</w:t>
      </w:r>
      <w:r>
        <w:t xml:space="preserve"> – Every answer is grounded in University of Sharjah sources, reducing misinformation risk and building student trust.</w:t>
      </w:r>
      <w:r w:rsidR="003600B2">
        <w:br/>
      </w:r>
    </w:p>
    <w:p w14:paraId="0DA84700" w14:textId="77777777" w:rsidR="005D2202" w:rsidRDefault="005D2202" w:rsidP="003600B2">
      <w:pPr>
        <w:pStyle w:val="Heading2"/>
        <w:numPr>
          <w:ilvl w:val="0"/>
          <w:numId w:val="0"/>
        </w:numPr>
      </w:pPr>
      <w:bookmarkStart w:id="87" w:name="_Honest_Limitations"/>
      <w:bookmarkEnd w:id="87"/>
      <w:r>
        <w:t>Honest Limitations</w:t>
      </w:r>
    </w:p>
    <w:p w14:paraId="0BB8939C" w14:textId="29AC30B2" w:rsidR="005D2202" w:rsidRDefault="005D2202" w:rsidP="00E838A2">
      <w:pPr>
        <w:pStyle w:val="ListParagraph"/>
        <w:numPr>
          <w:ilvl w:val="0"/>
          <w:numId w:val="10"/>
        </w:numPr>
      </w:pPr>
      <w:r>
        <w:rPr>
          <w:rStyle w:val="Strong"/>
        </w:rPr>
        <w:t>No Large-Scale Test (Yet).</w:t>
      </w:r>
      <w:r>
        <w:t xml:space="preserve"> Time and </w:t>
      </w:r>
      <w:r w:rsidR="005B18F0">
        <w:t>API</w:t>
      </w:r>
      <w:r>
        <w:t xml:space="preserve"> credits </w:t>
      </w:r>
      <w:r w:rsidR="00277074">
        <w:t>will run</w:t>
      </w:r>
      <w:r>
        <w:t xml:space="preserve"> out before we could unleash </w:t>
      </w:r>
      <w:r w:rsidR="00494DAE">
        <w:t>hundreds of</w:t>
      </w:r>
      <w:r>
        <w:t xml:space="preserve"> simultaneous users. Real-world concurrency, latency spikes, and memory pressure remain unknowns</w:t>
      </w:r>
      <w:r w:rsidR="002B5B35">
        <w:t>, all to be decided if we host on a server.</w:t>
      </w:r>
    </w:p>
    <w:p w14:paraId="43037B86" w14:textId="0D0C8CFC" w:rsidR="005D2202" w:rsidRDefault="005D2202" w:rsidP="00E838A2">
      <w:pPr>
        <w:pStyle w:val="ListParagraph"/>
        <w:numPr>
          <w:ilvl w:val="0"/>
          <w:numId w:val="10"/>
        </w:numPr>
      </w:pPr>
      <w:r>
        <w:rPr>
          <w:rStyle w:val="Strong"/>
        </w:rPr>
        <w:t>Public-Facing Data Only.</w:t>
      </w:r>
      <w:r>
        <w:t xml:space="preserve"> Internal APIs (e.g., SIS, Blackboard) are not integrated, which caps Nexly’s depth on personalised schedules, grades, or holds</w:t>
      </w:r>
      <w:r w:rsidR="00101CD5">
        <w:t xml:space="preserve"> in the current app version.</w:t>
      </w:r>
    </w:p>
    <w:p w14:paraId="77A691D4" w14:textId="77777777" w:rsidR="005D2202" w:rsidRDefault="005D2202" w:rsidP="00E838A2">
      <w:pPr>
        <w:pStyle w:val="ListParagraph"/>
        <w:numPr>
          <w:ilvl w:val="0"/>
          <w:numId w:val="10"/>
        </w:numPr>
      </w:pPr>
      <w:r>
        <w:rPr>
          <w:rStyle w:val="Strong"/>
        </w:rPr>
        <w:t>Model Ceiling.</w:t>
      </w:r>
      <w:r>
        <w:t xml:space="preserve"> </w:t>
      </w:r>
      <w:r>
        <w:rPr>
          <w:rStyle w:val="HTMLCode"/>
        </w:rPr>
        <w:t>mpnet-dot-v1</w:t>
      </w:r>
      <w:r>
        <w:t xml:space="preserve"> and a CSV vector store are pragmatic, but they cannot rival proprietary embeddings or FAISS-backed ANN search on million-chunk corpora.</w:t>
      </w:r>
    </w:p>
    <w:p w14:paraId="4C355D2A" w14:textId="25D4141D" w:rsidR="005D2202" w:rsidRDefault="005D2202" w:rsidP="005D2202"/>
    <w:p w14:paraId="52DB9969" w14:textId="77777777" w:rsidR="003C75AF" w:rsidRDefault="003C75AF" w:rsidP="005D2202"/>
    <w:p w14:paraId="070D42FE" w14:textId="77777777" w:rsidR="003C75AF" w:rsidRDefault="003C75AF" w:rsidP="005D2202"/>
    <w:p w14:paraId="15537013" w14:textId="77777777" w:rsidR="003C75AF" w:rsidRDefault="003C75AF" w:rsidP="005D2202"/>
    <w:p w14:paraId="488BEE0F" w14:textId="77777777" w:rsidR="006959C2" w:rsidRDefault="006959C2" w:rsidP="005D2202"/>
    <w:p w14:paraId="3643E45B" w14:textId="77777777" w:rsidR="005D2202" w:rsidRDefault="005D2202" w:rsidP="00657045">
      <w:pPr>
        <w:pStyle w:val="Heading2"/>
        <w:numPr>
          <w:ilvl w:val="0"/>
          <w:numId w:val="0"/>
        </w:numPr>
      </w:pPr>
      <w:bookmarkStart w:id="88" w:name="_Where_We_Go"/>
      <w:bookmarkEnd w:id="88"/>
      <w:r>
        <w:lastRenderedPageBreak/>
        <w:t>Where We Go Next</w:t>
      </w:r>
    </w:p>
    <w:p w14:paraId="659C5790" w14:textId="77777777" w:rsidR="005D2202" w:rsidRDefault="005D2202" w:rsidP="00E838A2">
      <w:pPr>
        <w:pStyle w:val="ListParagraph"/>
        <w:numPr>
          <w:ilvl w:val="0"/>
          <w:numId w:val="11"/>
        </w:numPr>
      </w:pPr>
      <w:r>
        <w:rPr>
          <w:rStyle w:val="Strong"/>
        </w:rPr>
        <w:t>Scale &amp; Stress-Test</w:t>
      </w:r>
      <w:r>
        <w:t xml:space="preserve"> – Containerise the web backend, push to Kubernetes, and simulate campus-wide traffic to profile latency and cost.</w:t>
      </w:r>
    </w:p>
    <w:p w14:paraId="39D82DB8" w14:textId="0BBD33E8" w:rsidR="005D2202" w:rsidRDefault="005D2202" w:rsidP="00E838A2">
      <w:pPr>
        <w:pStyle w:val="ListParagraph"/>
        <w:numPr>
          <w:ilvl w:val="0"/>
          <w:numId w:val="11"/>
        </w:numPr>
      </w:pPr>
      <w:r>
        <w:rPr>
          <w:rStyle w:val="Strong"/>
        </w:rPr>
        <w:t>Vector DB Migration</w:t>
      </w:r>
      <w:r>
        <w:t xml:space="preserve"> – Move embeddings to FAISS / Weaviate, enabling sub-100 ms retrieval at &gt;1M chunks.</w:t>
      </w:r>
    </w:p>
    <w:p w14:paraId="355EAFBB" w14:textId="77777777" w:rsidR="005D2202" w:rsidRDefault="005D2202" w:rsidP="00E838A2">
      <w:pPr>
        <w:pStyle w:val="ListParagraph"/>
        <w:numPr>
          <w:ilvl w:val="0"/>
          <w:numId w:val="11"/>
        </w:numPr>
      </w:pPr>
      <w:r>
        <w:rPr>
          <w:rStyle w:val="Strong"/>
        </w:rPr>
        <w:t>SSO + Secure APIs</w:t>
      </w:r>
      <w:r>
        <w:t xml:space="preserve"> – Integrate UoS Single Sign-On so Nexly can surface personalised schedules, exam venues, and tuition balances.</w:t>
      </w:r>
    </w:p>
    <w:p w14:paraId="0C886224" w14:textId="77777777" w:rsidR="005D2202" w:rsidRDefault="005D2202" w:rsidP="00E838A2">
      <w:pPr>
        <w:pStyle w:val="ListParagraph"/>
        <w:numPr>
          <w:ilvl w:val="0"/>
          <w:numId w:val="11"/>
        </w:numPr>
      </w:pPr>
      <w:r>
        <w:rPr>
          <w:rStyle w:val="Strong"/>
        </w:rPr>
        <w:t>Corrective RAG &amp; Fine-Tuning</w:t>
      </w:r>
      <w:r>
        <w:t xml:space="preserve"> – Let the pipeline auto-rephrase vague queries and fine-tune an LLM on UoS-specific corpora for even crisper answers.</w:t>
      </w:r>
    </w:p>
    <w:p w14:paraId="6729C44F" w14:textId="77777777" w:rsidR="005D2202" w:rsidRDefault="005D2202" w:rsidP="00E838A2">
      <w:pPr>
        <w:pStyle w:val="ListParagraph"/>
        <w:numPr>
          <w:ilvl w:val="0"/>
          <w:numId w:val="11"/>
        </w:numPr>
      </w:pPr>
      <w:r>
        <w:rPr>
          <w:rStyle w:val="Strong"/>
        </w:rPr>
        <w:t>Full Feature Parity</w:t>
      </w:r>
      <w:r>
        <w:t xml:space="preserve"> – Port the RAG workflow to mobile for identical answer quality across devices, then add push notifications, speech input, and Arabic localisation.</w:t>
      </w:r>
    </w:p>
    <w:p w14:paraId="485D049B" w14:textId="7DF9268B" w:rsidR="005D2202" w:rsidRDefault="005D2202" w:rsidP="005D2202"/>
    <w:p w14:paraId="33869C74" w14:textId="77777777" w:rsidR="005D2202" w:rsidRDefault="005D2202" w:rsidP="005F38F6">
      <w:pPr>
        <w:pStyle w:val="Heading2"/>
        <w:numPr>
          <w:ilvl w:val="0"/>
          <w:numId w:val="0"/>
        </w:numPr>
      </w:pPr>
      <w:bookmarkStart w:id="89" w:name="_Final_Thoughts"/>
      <w:bookmarkEnd w:id="89"/>
      <w:r>
        <w:t>Final Thoughts</w:t>
      </w:r>
    </w:p>
    <w:p w14:paraId="4E2CE86E" w14:textId="77777777" w:rsidR="005D2202" w:rsidRDefault="005D2202" w:rsidP="00EF17E0">
      <w:pPr>
        <w:ind w:firstLine="720"/>
        <w:jc w:val="both"/>
      </w:pPr>
      <w:r>
        <w:t>From an empty Git repo to a working cross-platform assistant, Nexly proves that modern LLM tooling can democratise high-quality academic support—even on a student budget. The web version showcases the power of Retrieval-Augmented Generation for authoritative answers, while the mobile app demonstrates how lightweight AI services can slot into everyday student life. Neither platform has hit its performance ceiling, but both establish a rock-solid foundation for future senior-project work, institutional pilots, and—hopefully—campus-wide adoption.</w:t>
      </w:r>
    </w:p>
    <w:p w14:paraId="2BDD9915" w14:textId="55FD6088" w:rsidR="005D2202" w:rsidRDefault="005D2202" w:rsidP="00EF17E0">
      <w:pPr>
        <w:jc w:val="both"/>
      </w:pPr>
      <w:r>
        <w:t>In short, Nexly is no longer a concept; it’s a living, breathing MVP that’s ready for the next climb. With deeper data access</w:t>
      </w:r>
      <w:r w:rsidR="0037404A">
        <w:t xml:space="preserve"> and </w:t>
      </w:r>
      <w:r>
        <w:t xml:space="preserve">rigorous testing, it can evolve into the always-on, multilingual advisor </w:t>
      </w:r>
      <w:r w:rsidRPr="007B636A">
        <w:rPr>
          <w:i/>
          <w:iCs/>
        </w:rPr>
        <w:t>every University of Sharjah student deserves</w:t>
      </w:r>
      <w:r>
        <w:t>.</w:t>
      </w:r>
    </w:p>
    <w:p w14:paraId="658DCF45" w14:textId="0C55766B" w:rsidR="00146F61" w:rsidRPr="00E34DBC" w:rsidRDefault="00E34DBC" w:rsidP="00E34DBC">
      <w:pPr>
        <w:spacing w:after="160" w:line="259" w:lineRule="auto"/>
        <w:rPr>
          <w:b/>
          <w:bCs/>
          <w:color w:val="2F5496" w:themeColor="accent1" w:themeShade="BF"/>
          <w:sz w:val="32"/>
          <w:szCs w:val="32"/>
        </w:rPr>
      </w:pPr>
      <w:r>
        <w:br w:type="page"/>
      </w:r>
    </w:p>
    <w:p w14:paraId="09B07425" w14:textId="77D6CA03" w:rsidR="004549DA" w:rsidRDefault="00330B70" w:rsidP="00E34DBC">
      <w:pPr>
        <w:pStyle w:val="Heading1"/>
      </w:pPr>
      <w:bookmarkStart w:id="90" w:name="_References"/>
      <w:bookmarkEnd w:id="90"/>
      <w:r>
        <w:lastRenderedPageBreak/>
        <w:t>References</w:t>
      </w:r>
    </w:p>
    <w:p w14:paraId="62F2ABE8" w14:textId="028185CA" w:rsidR="00F81C2C" w:rsidRPr="00F81C2C" w:rsidRDefault="00762F5C" w:rsidP="00E838A2">
      <w:pPr>
        <w:pStyle w:val="ListParagraph"/>
        <w:numPr>
          <w:ilvl w:val="0"/>
          <w:numId w:val="12"/>
        </w:numPr>
        <w:spacing w:before="240" w:after="240"/>
        <w:jc w:val="both"/>
        <w:rPr>
          <w:sz w:val="28"/>
          <w:szCs w:val="28"/>
        </w:rPr>
      </w:pPr>
      <w:r w:rsidRPr="00A57C2B">
        <w:rPr>
          <w:sz w:val="28"/>
          <w:szCs w:val="28"/>
        </w:rPr>
        <w:t xml:space="preserve">Abdul-Rahman, A., &amp; Abu-Naser, S. (2023). </w:t>
      </w:r>
      <w:r w:rsidRPr="00A57C2B">
        <w:rPr>
          <w:rStyle w:val="Emphasis"/>
          <w:sz w:val="28"/>
          <w:szCs w:val="28"/>
        </w:rPr>
        <w:t>AI-supported academic advising: Exploring ChatGPT’s current capabilities and limitations</w:t>
      </w:r>
      <w:r w:rsidRPr="00A57C2B">
        <w:rPr>
          <w:sz w:val="28"/>
          <w:szCs w:val="28"/>
        </w:rPr>
        <w:t xml:space="preserve">. Education Sciences, 13(9), 885. </w:t>
      </w:r>
      <w:hyperlink r:id="rId77" w:history="1">
        <w:r w:rsidRPr="0057555C">
          <w:rPr>
            <w:rStyle w:val="Hyperlink"/>
            <w:sz w:val="28"/>
            <w:szCs w:val="28"/>
          </w:rPr>
          <w:t>https://doi.org/10.3390/educsci13090885</w:t>
        </w:r>
      </w:hyperlink>
    </w:p>
    <w:p w14:paraId="4EF193A7" w14:textId="77777777" w:rsidR="00762F5C" w:rsidRPr="009370A6" w:rsidRDefault="00762F5C" w:rsidP="00E838A2">
      <w:pPr>
        <w:pStyle w:val="ListParagraph"/>
        <w:numPr>
          <w:ilvl w:val="0"/>
          <w:numId w:val="12"/>
        </w:numPr>
        <w:spacing w:before="240" w:after="240"/>
        <w:jc w:val="both"/>
        <w:rPr>
          <w:sz w:val="20"/>
          <w:szCs w:val="20"/>
        </w:rPr>
      </w:pPr>
      <w:r w:rsidRPr="00A57C2B">
        <w:rPr>
          <w:sz w:val="28"/>
          <w:szCs w:val="28"/>
        </w:rPr>
        <w:t xml:space="preserve">Al-Khateeb, H., &amp; Al-Tahat, M. (2023). </w:t>
      </w:r>
      <w:r w:rsidRPr="00A57C2B">
        <w:rPr>
          <w:rStyle w:val="Emphasis"/>
          <w:sz w:val="28"/>
          <w:szCs w:val="28"/>
        </w:rPr>
        <w:t>Robo academic advisor: Can chatbots and artificial intelligence revolutionize auto-advising?</w:t>
      </w:r>
      <w:r w:rsidRPr="00A57C2B">
        <w:rPr>
          <w:sz w:val="28"/>
          <w:szCs w:val="28"/>
        </w:rPr>
        <w:t xml:space="preserve"> Contemporary Educational Technology, 15(2).</w:t>
      </w:r>
      <w:r>
        <w:rPr>
          <w:sz w:val="28"/>
          <w:szCs w:val="28"/>
        </w:rPr>
        <w:t xml:space="preserve"> </w:t>
      </w:r>
      <w:hyperlink r:id="rId78" w:history="1">
        <w:r w:rsidRPr="0057555C">
          <w:rPr>
            <w:rStyle w:val="Hyperlink"/>
            <w:sz w:val="28"/>
            <w:szCs w:val="28"/>
          </w:rPr>
          <w:t>https://doi.org/10.30935/cedtech/13948</w:t>
        </w:r>
      </w:hyperlink>
      <w:r>
        <w:rPr>
          <w:sz w:val="28"/>
          <w:szCs w:val="28"/>
        </w:rPr>
        <w:br/>
      </w:r>
    </w:p>
    <w:p w14:paraId="24BA4915" w14:textId="245CAB5C" w:rsidR="00762F5C" w:rsidRPr="00C3705A" w:rsidRDefault="00762F5C" w:rsidP="00E838A2">
      <w:pPr>
        <w:pStyle w:val="ListParagraph"/>
        <w:numPr>
          <w:ilvl w:val="0"/>
          <w:numId w:val="12"/>
        </w:numPr>
        <w:spacing w:before="240" w:after="240"/>
        <w:jc w:val="both"/>
        <w:rPr>
          <w:sz w:val="20"/>
          <w:szCs w:val="20"/>
        </w:rPr>
      </w:pPr>
      <w:r w:rsidRPr="00A57C2B">
        <w:rPr>
          <w:sz w:val="28"/>
          <w:szCs w:val="28"/>
        </w:rPr>
        <w:t xml:space="preserve">Chukwuere, J. E. (2024). </w:t>
      </w:r>
      <w:r w:rsidRPr="00A57C2B">
        <w:rPr>
          <w:rStyle w:val="Emphasis"/>
          <w:sz w:val="28"/>
          <w:szCs w:val="28"/>
        </w:rPr>
        <w:t>Developing generative AI chatbots: A conceptual framework for higher education</w:t>
      </w:r>
      <w:r w:rsidRPr="00A57C2B">
        <w:rPr>
          <w:sz w:val="28"/>
          <w:szCs w:val="28"/>
        </w:rPr>
        <w:t xml:space="preserve">. </w:t>
      </w:r>
      <w:hyperlink r:id="rId79" w:history="1">
        <w:r w:rsidR="006F7C23" w:rsidRPr="006F7C23">
          <w:rPr>
            <w:rStyle w:val="Hyperlink"/>
            <w:sz w:val="28"/>
            <w:szCs w:val="28"/>
          </w:rPr>
          <w:t>https://arxiv.org/pdf/2403.19303</w:t>
        </w:r>
      </w:hyperlink>
      <w:r>
        <w:rPr>
          <w:sz w:val="28"/>
          <w:szCs w:val="28"/>
        </w:rPr>
        <w:br/>
      </w:r>
    </w:p>
    <w:p w14:paraId="1992752F" w14:textId="77777777" w:rsidR="00762F5C" w:rsidRPr="003E773F" w:rsidRDefault="00762F5C" w:rsidP="00E838A2">
      <w:pPr>
        <w:pStyle w:val="ListParagraph"/>
        <w:numPr>
          <w:ilvl w:val="0"/>
          <w:numId w:val="12"/>
        </w:numPr>
        <w:spacing w:before="240" w:after="240"/>
        <w:jc w:val="both"/>
        <w:rPr>
          <w:sz w:val="20"/>
          <w:szCs w:val="20"/>
        </w:rPr>
      </w:pPr>
      <w:r w:rsidRPr="00A57C2B">
        <w:rPr>
          <w:sz w:val="28"/>
          <w:szCs w:val="28"/>
        </w:rPr>
        <w:t xml:space="preserve">Exa AI. (2025). </w:t>
      </w:r>
      <w:r w:rsidRPr="00A57C2B">
        <w:rPr>
          <w:rStyle w:val="Emphasis"/>
          <w:sz w:val="28"/>
          <w:szCs w:val="28"/>
        </w:rPr>
        <w:t>Web Search API documentation</w:t>
      </w:r>
      <w:r w:rsidRPr="00A57C2B">
        <w:rPr>
          <w:sz w:val="28"/>
          <w:szCs w:val="28"/>
        </w:rPr>
        <w:t xml:space="preserve">. Retrieved from </w:t>
      </w:r>
      <w:hyperlink r:id="rId80" w:tgtFrame="_new" w:history="1">
        <w:r w:rsidRPr="00A57C2B">
          <w:rPr>
            <w:rStyle w:val="Hyperlink"/>
            <w:sz w:val="28"/>
            <w:szCs w:val="28"/>
          </w:rPr>
          <w:t>https://exa.ai</w:t>
        </w:r>
      </w:hyperlink>
      <w:r w:rsidRPr="00A57C2B">
        <w:rPr>
          <w:sz w:val="28"/>
          <w:szCs w:val="28"/>
        </w:rPr>
        <w:t xml:space="preserve"> </w:t>
      </w:r>
      <w:r>
        <w:rPr>
          <w:sz w:val="28"/>
          <w:szCs w:val="28"/>
        </w:rPr>
        <w:br/>
      </w:r>
    </w:p>
    <w:p w14:paraId="22A65BA6" w14:textId="4840662B" w:rsidR="00762F5C" w:rsidRPr="00F81C2C" w:rsidRDefault="00762F5C" w:rsidP="00E838A2">
      <w:pPr>
        <w:pStyle w:val="ListParagraph"/>
        <w:numPr>
          <w:ilvl w:val="0"/>
          <w:numId w:val="12"/>
        </w:numPr>
        <w:spacing w:before="240" w:after="240"/>
        <w:jc w:val="both"/>
        <w:rPr>
          <w:sz w:val="20"/>
          <w:szCs w:val="20"/>
        </w:rPr>
      </w:pPr>
      <w:r w:rsidRPr="00A57C2B">
        <w:rPr>
          <w:sz w:val="28"/>
          <w:szCs w:val="28"/>
        </w:rPr>
        <w:t xml:space="preserve">Google Developers. (2025, February 21). </w:t>
      </w:r>
      <w:r w:rsidRPr="00A57C2B">
        <w:rPr>
          <w:rStyle w:val="Emphasis"/>
          <w:sz w:val="28"/>
          <w:szCs w:val="28"/>
        </w:rPr>
        <w:t>Gemini 2.0 Flash—release notes</w:t>
      </w:r>
      <w:r w:rsidRPr="00A57C2B">
        <w:rPr>
          <w:sz w:val="28"/>
          <w:szCs w:val="28"/>
        </w:rPr>
        <w:t xml:space="preserve">. Retrieved from </w:t>
      </w:r>
      <w:hyperlink r:id="rId81" w:tgtFrame="_new" w:history="1">
        <w:r w:rsidRPr="00A57C2B">
          <w:rPr>
            <w:rStyle w:val="Hyperlink"/>
            <w:sz w:val="28"/>
            <w:szCs w:val="28"/>
          </w:rPr>
          <w:t>https://developers.google.com</w:t>
        </w:r>
      </w:hyperlink>
      <w:r w:rsidRPr="00A57C2B">
        <w:rPr>
          <w:sz w:val="28"/>
          <w:szCs w:val="28"/>
        </w:rPr>
        <w:t xml:space="preserve"> </w:t>
      </w:r>
    </w:p>
    <w:p w14:paraId="699C6A04" w14:textId="77777777" w:rsidR="00F81C2C" w:rsidRPr="005C1546" w:rsidRDefault="00F81C2C" w:rsidP="00E838A2">
      <w:pPr>
        <w:pStyle w:val="ListParagraph"/>
        <w:numPr>
          <w:ilvl w:val="0"/>
          <w:numId w:val="12"/>
        </w:numPr>
        <w:spacing w:before="240" w:after="240"/>
        <w:jc w:val="both"/>
        <w:rPr>
          <w:sz w:val="20"/>
          <w:szCs w:val="20"/>
        </w:rPr>
      </w:pPr>
    </w:p>
    <w:p w14:paraId="6316C565" w14:textId="4306E8B4" w:rsidR="00762F5C" w:rsidRPr="00F81C2C" w:rsidRDefault="00762F5C" w:rsidP="00E838A2">
      <w:pPr>
        <w:pStyle w:val="ListParagraph"/>
        <w:numPr>
          <w:ilvl w:val="0"/>
          <w:numId w:val="12"/>
        </w:numPr>
        <w:spacing w:before="240" w:after="240"/>
        <w:jc w:val="both"/>
        <w:rPr>
          <w:rStyle w:val="Hyperlink"/>
          <w:color w:val="auto"/>
          <w:sz w:val="20"/>
          <w:szCs w:val="20"/>
          <w:u w:val="none"/>
        </w:rPr>
      </w:pPr>
      <w:r w:rsidRPr="002E72A0">
        <w:rPr>
          <w:sz w:val="28"/>
          <w:szCs w:val="28"/>
          <w:lang w:val="fr-FR"/>
        </w:rPr>
        <w:t xml:space="preserve">Johnson, J., Douze, M., &amp; Jégou, H. (2017). </w:t>
      </w:r>
      <w:r w:rsidRPr="00A57C2B">
        <w:rPr>
          <w:rStyle w:val="Emphasis"/>
          <w:sz w:val="28"/>
          <w:szCs w:val="28"/>
        </w:rPr>
        <w:t>FAISS: A library for efficient similarity search and clustering of dense vectors</w:t>
      </w:r>
      <w:r w:rsidRPr="00A57C2B">
        <w:rPr>
          <w:sz w:val="28"/>
          <w:szCs w:val="28"/>
        </w:rPr>
        <w:t xml:space="preserve"> [Software]. GitHub. </w:t>
      </w:r>
      <w:hyperlink r:id="rId82" w:tgtFrame="_new" w:history="1">
        <w:r w:rsidRPr="00A57C2B">
          <w:rPr>
            <w:rStyle w:val="Hyperlink"/>
            <w:sz w:val="28"/>
            <w:szCs w:val="28"/>
          </w:rPr>
          <w:t>https://github.com/facebookresearch/faiss</w:t>
        </w:r>
      </w:hyperlink>
    </w:p>
    <w:p w14:paraId="7B1A16BB" w14:textId="77777777" w:rsidR="00F81C2C" w:rsidRPr="00867DEF" w:rsidRDefault="00F81C2C" w:rsidP="00E838A2">
      <w:pPr>
        <w:pStyle w:val="ListParagraph"/>
        <w:numPr>
          <w:ilvl w:val="0"/>
          <w:numId w:val="12"/>
        </w:numPr>
        <w:spacing w:before="240" w:after="240"/>
        <w:jc w:val="both"/>
        <w:rPr>
          <w:sz w:val="20"/>
          <w:szCs w:val="20"/>
        </w:rPr>
      </w:pPr>
    </w:p>
    <w:p w14:paraId="7B9FA894" w14:textId="4995BAF9" w:rsidR="00762F5C" w:rsidRPr="002F2285" w:rsidRDefault="00762F5C" w:rsidP="00E838A2">
      <w:pPr>
        <w:pStyle w:val="ListParagraph"/>
        <w:numPr>
          <w:ilvl w:val="0"/>
          <w:numId w:val="12"/>
        </w:numPr>
        <w:spacing w:before="240" w:after="240"/>
        <w:jc w:val="both"/>
        <w:rPr>
          <w:sz w:val="20"/>
          <w:szCs w:val="20"/>
        </w:rPr>
      </w:pPr>
      <w:r w:rsidRPr="00A57C2B">
        <w:rPr>
          <w:sz w:val="28"/>
          <w:szCs w:val="28"/>
        </w:rPr>
        <w:t xml:space="preserve">Lewis, P., Perez, E., Piktus, A., Karpukhin, V., Goyal, N., … &amp; Riedel, S. (2020). </w:t>
      </w:r>
      <w:r w:rsidRPr="00A57C2B">
        <w:rPr>
          <w:rStyle w:val="Emphasis"/>
          <w:sz w:val="28"/>
          <w:szCs w:val="28"/>
        </w:rPr>
        <w:t>Retrieval-Augmented Generation for knowledge-intensive NLP tasks</w:t>
      </w:r>
      <w:r w:rsidRPr="00A57C2B">
        <w:rPr>
          <w:sz w:val="28"/>
          <w:szCs w:val="28"/>
        </w:rPr>
        <w:t>. Advances in Neural Information Processing Systems, 33</w:t>
      </w:r>
      <w:r w:rsidR="006F7C23">
        <w:rPr>
          <w:sz w:val="28"/>
          <w:szCs w:val="28"/>
        </w:rPr>
        <w:t xml:space="preserve"> from </w:t>
      </w:r>
      <w:hyperlink r:id="rId83" w:history="1">
        <w:r w:rsidR="006F7C23" w:rsidRPr="006F7C23">
          <w:rPr>
            <w:rStyle w:val="Hyperlink"/>
            <w:sz w:val="28"/>
            <w:szCs w:val="28"/>
          </w:rPr>
          <w:t>https://arxiv.org/pdf/2005.11401</w:t>
        </w:r>
      </w:hyperlink>
    </w:p>
    <w:p w14:paraId="37131D64" w14:textId="74E32880" w:rsidR="00762F5C" w:rsidRPr="000D7877" w:rsidRDefault="00762F5C" w:rsidP="00E838A2">
      <w:pPr>
        <w:pStyle w:val="ListParagraph"/>
        <w:numPr>
          <w:ilvl w:val="0"/>
          <w:numId w:val="12"/>
        </w:numPr>
        <w:spacing w:before="240" w:after="240"/>
        <w:jc w:val="both"/>
        <w:rPr>
          <w:sz w:val="20"/>
          <w:szCs w:val="20"/>
        </w:rPr>
      </w:pPr>
      <w:r w:rsidRPr="00A57C2B">
        <w:rPr>
          <w:sz w:val="28"/>
          <w:szCs w:val="28"/>
        </w:rPr>
        <w:t xml:space="preserve">LlamaIndex Team. (2024). </w:t>
      </w:r>
      <w:r w:rsidRPr="00A57C2B">
        <w:rPr>
          <w:rStyle w:val="Emphasis"/>
          <w:sz w:val="28"/>
          <w:szCs w:val="28"/>
        </w:rPr>
        <w:t>Building RAG from scratch (open-source only!)</w:t>
      </w:r>
      <w:r w:rsidRPr="00A57C2B">
        <w:rPr>
          <w:sz w:val="28"/>
          <w:szCs w:val="28"/>
        </w:rPr>
        <w:t xml:space="preserve">. LlamaIndex Docs. Retrieved from </w:t>
      </w:r>
      <w:hyperlink r:id="rId84" w:history="1">
        <w:r w:rsidR="006F7C23" w:rsidRPr="006F7C23">
          <w:rPr>
            <w:rStyle w:val="Hyperlink"/>
            <w:sz w:val="28"/>
            <w:szCs w:val="28"/>
          </w:rPr>
          <w:t>https://docs.llamaindex.ai/en/stable/</w:t>
        </w:r>
      </w:hyperlink>
    </w:p>
    <w:p w14:paraId="735B6742" w14:textId="7A60D7AE" w:rsidR="00762F5C" w:rsidRPr="00F81C2C" w:rsidRDefault="00762F5C" w:rsidP="00E838A2">
      <w:pPr>
        <w:pStyle w:val="ListParagraph"/>
        <w:numPr>
          <w:ilvl w:val="0"/>
          <w:numId w:val="12"/>
        </w:numPr>
        <w:spacing w:before="240" w:after="240"/>
        <w:jc w:val="both"/>
        <w:rPr>
          <w:rStyle w:val="Hyperlink"/>
          <w:color w:val="auto"/>
          <w:sz w:val="20"/>
          <w:szCs w:val="20"/>
          <w:u w:val="none"/>
        </w:rPr>
      </w:pPr>
      <w:r w:rsidRPr="00A57C2B">
        <w:rPr>
          <w:sz w:val="28"/>
          <w:szCs w:val="28"/>
        </w:rPr>
        <w:t xml:space="preserve">Reimers, N., &amp; Gurevych, I. (2021). </w:t>
      </w:r>
      <w:r w:rsidRPr="00A57C2B">
        <w:rPr>
          <w:rStyle w:val="Emphasis"/>
          <w:sz w:val="28"/>
          <w:szCs w:val="28"/>
        </w:rPr>
        <w:t>multi-qa-mpnet-base-dot-v1</w:t>
      </w:r>
      <w:r w:rsidRPr="00A57C2B">
        <w:rPr>
          <w:sz w:val="28"/>
          <w:szCs w:val="28"/>
        </w:rPr>
        <w:t xml:space="preserve"> [Model card]. Hugging Face. </w:t>
      </w:r>
      <w:hyperlink r:id="rId85" w:history="1">
        <w:r w:rsidRPr="0057555C">
          <w:rPr>
            <w:rStyle w:val="Hyperlink"/>
            <w:sz w:val="28"/>
            <w:szCs w:val="28"/>
          </w:rPr>
          <w:t>https://huggingface.co/sentence-transformers</w:t>
        </w:r>
      </w:hyperlink>
    </w:p>
    <w:p w14:paraId="703F2F4F" w14:textId="77777777" w:rsidR="00F81C2C" w:rsidRPr="00B00D3F" w:rsidRDefault="00F81C2C" w:rsidP="00E838A2">
      <w:pPr>
        <w:pStyle w:val="ListParagraph"/>
        <w:numPr>
          <w:ilvl w:val="0"/>
          <w:numId w:val="12"/>
        </w:numPr>
        <w:spacing w:before="240" w:after="240"/>
        <w:jc w:val="both"/>
        <w:rPr>
          <w:sz w:val="20"/>
          <w:szCs w:val="20"/>
        </w:rPr>
      </w:pPr>
    </w:p>
    <w:p w14:paraId="14953854" w14:textId="063D77F9" w:rsidR="00762F5C" w:rsidRPr="009A765B" w:rsidRDefault="00762F5C" w:rsidP="00E838A2">
      <w:pPr>
        <w:pStyle w:val="ListParagraph"/>
        <w:numPr>
          <w:ilvl w:val="0"/>
          <w:numId w:val="12"/>
        </w:numPr>
        <w:spacing w:before="240" w:after="240"/>
        <w:jc w:val="both"/>
        <w:rPr>
          <w:sz w:val="20"/>
          <w:szCs w:val="20"/>
        </w:rPr>
      </w:pPr>
      <w:r w:rsidRPr="002E72A0">
        <w:rPr>
          <w:sz w:val="28"/>
          <w:szCs w:val="28"/>
          <w:lang w:val="fr-FR"/>
        </w:rPr>
        <w:t xml:space="preserve">Richardson, L. (2023). </w:t>
      </w:r>
      <w:r w:rsidRPr="002E72A0">
        <w:rPr>
          <w:rStyle w:val="Emphasis"/>
          <w:sz w:val="28"/>
          <w:szCs w:val="28"/>
          <w:lang w:val="fr-FR"/>
        </w:rPr>
        <w:t>Beautiful Soup 4 documentation</w:t>
      </w:r>
      <w:r w:rsidRPr="002E72A0">
        <w:rPr>
          <w:sz w:val="28"/>
          <w:szCs w:val="28"/>
          <w:lang w:val="fr-FR"/>
        </w:rPr>
        <w:t xml:space="preserve"> (Version 4.13). </w:t>
      </w:r>
      <w:hyperlink r:id="rId86" w:history="1">
        <w:r w:rsidRPr="0057555C">
          <w:rPr>
            <w:rStyle w:val="Hyperlink"/>
            <w:sz w:val="28"/>
            <w:szCs w:val="28"/>
          </w:rPr>
          <w:t>https://www.crummy.com/software/BeautifulSoup</w:t>
        </w:r>
      </w:hyperlink>
    </w:p>
    <w:p w14:paraId="3B9EB0FA" w14:textId="7F3048AB" w:rsidR="00762F5C" w:rsidRPr="00F81C2C" w:rsidRDefault="00762F5C" w:rsidP="00E838A2">
      <w:pPr>
        <w:pStyle w:val="ListParagraph"/>
        <w:numPr>
          <w:ilvl w:val="0"/>
          <w:numId w:val="12"/>
        </w:numPr>
        <w:spacing w:before="240" w:after="240"/>
        <w:jc w:val="both"/>
        <w:rPr>
          <w:sz w:val="20"/>
          <w:szCs w:val="20"/>
        </w:rPr>
      </w:pPr>
      <w:r w:rsidRPr="00A57C2B">
        <w:rPr>
          <w:sz w:val="28"/>
          <w:szCs w:val="28"/>
        </w:rPr>
        <w:t xml:space="preserve">Selenium Project. (2024). </w:t>
      </w:r>
      <w:r w:rsidRPr="00A57C2B">
        <w:rPr>
          <w:rStyle w:val="Emphasis"/>
          <w:sz w:val="28"/>
          <w:szCs w:val="28"/>
        </w:rPr>
        <w:t>WebDriver documentation</w:t>
      </w:r>
      <w:r w:rsidRPr="00A57C2B">
        <w:rPr>
          <w:sz w:val="28"/>
          <w:szCs w:val="28"/>
        </w:rPr>
        <w:t xml:space="preserve"> </w:t>
      </w:r>
      <w:r w:rsidR="001E755D">
        <w:rPr>
          <w:sz w:val="28"/>
          <w:szCs w:val="28"/>
        </w:rPr>
        <w:t xml:space="preserve">from </w:t>
      </w:r>
      <w:hyperlink r:id="rId87" w:history="1">
        <w:r w:rsidR="001E755D" w:rsidRPr="005502CE">
          <w:rPr>
            <w:rStyle w:val="Hyperlink"/>
            <w:sz w:val="28"/>
            <w:szCs w:val="28"/>
          </w:rPr>
          <w:t>https://www.selenium.dev/documentation</w:t>
        </w:r>
        <w:r w:rsidR="005502CE" w:rsidRPr="005502CE">
          <w:rPr>
            <w:rStyle w:val="Hyperlink"/>
            <w:sz w:val="28"/>
            <w:szCs w:val="28"/>
          </w:rPr>
          <w:t>/</w:t>
        </w:r>
      </w:hyperlink>
    </w:p>
    <w:p w14:paraId="51F84514" w14:textId="77777777" w:rsidR="00762F5C" w:rsidRPr="00745C2C" w:rsidRDefault="00762F5C" w:rsidP="00E838A2">
      <w:pPr>
        <w:pStyle w:val="ListParagraph"/>
        <w:numPr>
          <w:ilvl w:val="0"/>
          <w:numId w:val="12"/>
        </w:numPr>
        <w:spacing w:before="240" w:after="240"/>
        <w:jc w:val="both"/>
        <w:rPr>
          <w:sz w:val="20"/>
          <w:szCs w:val="20"/>
        </w:rPr>
      </w:pPr>
      <w:r w:rsidRPr="00A57C2B">
        <w:rPr>
          <w:sz w:val="28"/>
          <w:szCs w:val="28"/>
        </w:rPr>
        <w:t xml:space="preserve">Soliman, N., &amp; Bakhit, Y. (2023). </w:t>
      </w:r>
      <w:r w:rsidRPr="00A57C2B">
        <w:rPr>
          <w:rStyle w:val="Emphasis"/>
          <w:sz w:val="28"/>
          <w:szCs w:val="28"/>
        </w:rPr>
        <w:t>Role of AI chatbots in education: A systematic literature review</w:t>
      </w:r>
      <w:r w:rsidRPr="00A57C2B">
        <w:rPr>
          <w:sz w:val="28"/>
          <w:szCs w:val="28"/>
        </w:rPr>
        <w:t xml:space="preserve">. International Journal of Educational Technology in Higher Education, 20(15). </w:t>
      </w:r>
      <w:hyperlink r:id="rId88" w:history="1">
        <w:r w:rsidRPr="0057555C">
          <w:rPr>
            <w:rStyle w:val="Hyperlink"/>
            <w:sz w:val="28"/>
            <w:szCs w:val="28"/>
          </w:rPr>
          <w:t>https://doi.org/10.1186/s41239-023-00426-1</w:t>
        </w:r>
      </w:hyperlink>
      <w:r>
        <w:rPr>
          <w:sz w:val="28"/>
          <w:szCs w:val="28"/>
        </w:rPr>
        <w:br/>
      </w:r>
    </w:p>
    <w:p w14:paraId="3C7EFD70" w14:textId="4A354F28" w:rsidR="00762F5C" w:rsidRPr="005D0805" w:rsidRDefault="00762F5C" w:rsidP="00E838A2">
      <w:pPr>
        <w:pStyle w:val="ListParagraph"/>
        <w:numPr>
          <w:ilvl w:val="0"/>
          <w:numId w:val="12"/>
        </w:numPr>
        <w:spacing w:before="240" w:after="240"/>
        <w:jc w:val="both"/>
        <w:rPr>
          <w:sz w:val="20"/>
          <w:szCs w:val="20"/>
        </w:rPr>
      </w:pPr>
      <w:r w:rsidRPr="00A57C2B">
        <w:rPr>
          <w:sz w:val="28"/>
          <w:szCs w:val="28"/>
        </w:rPr>
        <w:t xml:space="preserve">Yan, S.-Q., Gu, J.-C., Zhu, Y., &amp; Ling, Z.-H. (2024). </w:t>
      </w:r>
      <w:r w:rsidRPr="00A57C2B">
        <w:rPr>
          <w:rStyle w:val="Emphasis"/>
          <w:sz w:val="28"/>
          <w:szCs w:val="28"/>
        </w:rPr>
        <w:t>Corrective Retrieval-Augmented Generation</w:t>
      </w:r>
      <w:r w:rsidRPr="00A57C2B">
        <w:rPr>
          <w:sz w:val="28"/>
          <w:szCs w:val="28"/>
        </w:rPr>
        <w:t xml:space="preserve">. </w:t>
      </w:r>
      <w:hyperlink r:id="rId89" w:history="1">
        <w:r w:rsidR="001E755D" w:rsidRPr="005502CE">
          <w:rPr>
            <w:rStyle w:val="Hyperlink"/>
            <w:sz w:val="28"/>
            <w:szCs w:val="28"/>
          </w:rPr>
          <w:t>https://arxiv.org/pdf/2401.15884</w:t>
        </w:r>
      </w:hyperlink>
      <w:r w:rsidRPr="005D0805">
        <w:rPr>
          <w:sz w:val="28"/>
          <w:szCs w:val="28"/>
        </w:rPr>
        <w:br/>
      </w:r>
    </w:p>
    <w:p w14:paraId="58919C06" w14:textId="6A1E07DE" w:rsidR="00700F10" w:rsidRPr="00AE7DD7" w:rsidRDefault="00700F10" w:rsidP="00D15DE2">
      <w:pPr>
        <w:pStyle w:val="Heading1"/>
        <w:rPr>
          <w:sz w:val="24"/>
          <w:szCs w:val="24"/>
        </w:rPr>
      </w:pPr>
      <w:bookmarkStart w:id="91" w:name="_Acronyms_Table"/>
      <w:bookmarkEnd w:id="91"/>
      <w:r w:rsidRPr="00700F10">
        <w:lastRenderedPageBreak/>
        <w:t>Acronyms Table</w:t>
      </w:r>
      <w:r w:rsidR="00AE7DD7">
        <w:br/>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36"/>
        <w:gridCol w:w="7090"/>
      </w:tblGrid>
      <w:tr w:rsidR="00F93388" w14:paraId="5900C54C" w14:textId="77777777" w:rsidTr="00F93388">
        <w:trPr>
          <w:tblHeader/>
          <w:tblCellSpacing w:w="15" w:type="dxa"/>
        </w:trPr>
        <w:tc>
          <w:tcPr>
            <w:tcW w:w="0" w:type="auto"/>
            <w:vAlign w:val="center"/>
            <w:hideMark/>
          </w:tcPr>
          <w:p w14:paraId="13FDB063" w14:textId="77777777" w:rsidR="00F93388" w:rsidRDefault="00F93388">
            <w:pPr>
              <w:jc w:val="center"/>
              <w:rPr>
                <w:b/>
                <w:bCs/>
              </w:rPr>
            </w:pPr>
            <w:r>
              <w:rPr>
                <w:b/>
                <w:bCs/>
              </w:rPr>
              <w:t>Acronym / Term</w:t>
            </w:r>
          </w:p>
        </w:tc>
        <w:tc>
          <w:tcPr>
            <w:tcW w:w="0" w:type="auto"/>
            <w:vAlign w:val="center"/>
            <w:hideMark/>
          </w:tcPr>
          <w:p w14:paraId="066482F6" w14:textId="77777777" w:rsidR="00F93388" w:rsidRDefault="00F93388">
            <w:pPr>
              <w:jc w:val="center"/>
              <w:rPr>
                <w:b/>
                <w:bCs/>
              </w:rPr>
            </w:pPr>
            <w:r>
              <w:rPr>
                <w:b/>
                <w:bCs/>
              </w:rPr>
              <w:t>Definition (as used in this report)</w:t>
            </w:r>
          </w:p>
        </w:tc>
      </w:tr>
      <w:tr w:rsidR="00F93388" w14:paraId="0DA2C2D1" w14:textId="77777777" w:rsidTr="00F93388">
        <w:trPr>
          <w:tblCellSpacing w:w="15" w:type="dxa"/>
        </w:trPr>
        <w:tc>
          <w:tcPr>
            <w:tcW w:w="0" w:type="auto"/>
            <w:vAlign w:val="center"/>
            <w:hideMark/>
          </w:tcPr>
          <w:p w14:paraId="0D9DDBB7" w14:textId="77777777" w:rsidR="00F93388" w:rsidRDefault="00F93388">
            <w:r>
              <w:rPr>
                <w:rStyle w:val="Strong"/>
              </w:rPr>
              <w:t>AI</w:t>
            </w:r>
          </w:p>
        </w:tc>
        <w:tc>
          <w:tcPr>
            <w:tcW w:w="0" w:type="auto"/>
            <w:vAlign w:val="center"/>
            <w:hideMark/>
          </w:tcPr>
          <w:p w14:paraId="7C02AC8E" w14:textId="77777777" w:rsidR="00F93388" w:rsidRDefault="00F93388">
            <w:r>
              <w:t>Artificial Intelligence – any computational technique that performs tasks typically requiring human cognition.</w:t>
            </w:r>
          </w:p>
        </w:tc>
      </w:tr>
      <w:tr w:rsidR="00F93388" w14:paraId="6FEECBE8" w14:textId="77777777" w:rsidTr="00F93388">
        <w:trPr>
          <w:tblCellSpacing w:w="15" w:type="dxa"/>
        </w:trPr>
        <w:tc>
          <w:tcPr>
            <w:tcW w:w="0" w:type="auto"/>
            <w:vAlign w:val="center"/>
            <w:hideMark/>
          </w:tcPr>
          <w:p w14:paraId="38188FBD" w14:textId="77777777" w:rsidR="00F93388" w:rsidRDefault="00F93388">
            <w:r>
              <w:rPr>
                <w:rStyle w:val="Strong"/>
              </w:rPr>
              <w:t>ANN</w:t>
            </w:r>
          </w:p>
        </w:tc>
        <w:tc>
          <w:tcPr>
            <w:tcW w:w="0" w:type="auto"/>
            <w:vAlign w:val="center"/>
            <w:hideMark/>
          </w:tcPr>
          <w:p w14:paraId="214F07E6" w14:textId="77777777" w:rsidR="00F93388" w:rsidRDefault="00F93388">
            <w:r>
              <w:t>Artificial Neural Network – a model inspired by biological neurons, used here for language and vision tasks.</w:t>
            </w:r>
          </w:p>
        </w:tc>
      </w:tr>
      <w:tr w:rsidR="00F93388" w14:paraId="2FB084F7" w14:textId="77777777" w:rsidTr="00F93388">
        <w:trPr>
          <w:tblCellSpacing w:w="15" w:type="dxa"/>
        </w:trPr>
        <w:tc>
          <w:tcPr>
            <w:tcW w:w="0" w:type="auto"/>
            <w:vAlign w:val="center"/>
            <w:hideMark/>
          </w:tcPr>
          <w:p w14:paraId="37117CD1" w14:textId="77777777" w:rsidR="00F93388" w:rsidRDefault="00F93388">
            <w:r>
              <w:rPr>
                <w:rStyle w:val="Strong"/>
              </w:rPr>
              <w:t>API</w:t>
            </w:r>
          </w:p>
        </w:tc>
        <w:tc>
          <w:tcPr>
            <w:tcW w:w="0" w:type="auto"/>
            <w:vAlign w:val="center"/>
            <w:hideMark/>
          </w:tcPr>
          <w:p w14:paraId="34EE293B" w14:textId="77777777" w:rsidR="00F93388" w:rsidRDefault="00F93388">
            <w:r>
              <w:t>Application Programming Interface – a set of rules for requesting services (e.g., Gemini, Exa.ai, Groq).</w:t>
            </w:r>
          </w:p>
        </w:tc>
      </w:tr>
      <w:tr w:rsidR="00F93388" w14:paraId="63DC7C20" w14:textId="77777777" w:rsidTr="00F93388">
        <w:trPr>
          <w:tblCellSpacing w:w="15" w:type="dxa"/>
        </w:trPr>
        <w:tc>
          <w:tcPr>
            <w:tcW w:w="0" w:type="auto"/>
            <w:vAlign w:val="center"/>
            <w:hideMark/>
          </w:tcPr>
          <w:p w14:paraId="21E9CAFA" w14:textId="77777777" w:rsidR="00F93388" w:rsidRDefault="00F93388">
            <w:r>
              <w:rPr>
                <w:rStyle w:val="Strong"/>
              </w:rPr>
              <w:t>CI/CD</w:t>
            </w:r>
          </w:p>
        </w:tc>
        <w:tc>
          <w:tcPr>
            <w:tcW w:w="0" w:type="auto"/>
            <w:vAlign w:val="center"/>
            <w:hideMark/>
          </w:tcPr>
          <w:p w14:paraId="211CAB18" w14:textId="77777777" w:rsidR="00F93388" w:rsidRDefault="00F93388">
            <w:r>
              <w:t>Continuous Integration / Continuous Deployment – automated pipeline that builds, tests, and ships code on every commit.</w:t>
            </w:r>
          </w:p>
        </w:tc>
      </w:tr>
      <w:tr w:rsidR="00F93388" w14:paraId="18CF3168" w14:textId="77777777" w:rsidTr="00F93388">
        <w:trPr>
          <w:tblCellSpacing w:w="15" w:type="dxa"/>
        </w:trPr>
        <w:tc>
          <w:tcPr>
            <w:tcW w:w="0" w:type="auto"/>
            <w:vAlign w:val="center"/>
            <w:hideMark/>
          </w:tcPr>
          <w:p w14:paraId="1C92D19C" w14:textId="77777777" w:rsidR="00F93388" w:rsidRDefault="00F93388">
            <w:r>
              <w:rPr>
                <w:rStyle w:val="Strong"/>
              </w:rPr>
              <w:t>CRUD</w:t>
            </w:r>
          </w:p>
        </w:tc>
        <w:tc>
          <w:tcPr>
            <w:tcW w:w="0" w:type="auto"/>
            <w:vAlign w:val="center"/>
            <w:hideMark/>
          </w:tcPr>
          <w:p w14:paraId="47801C6C" w14:textId="77777777" w:rsidR="00F93388" w:rsidRDefault="00F93388">
            <w:r>
              <w:t>Create, Read, Update, Delete – basic data-handling operations exposed by Nexly’s thread manager and future UOS APIs.</w:t>
            </w:r>
          </w:p>
        </w:tc>
      </w:tr>
      <w:tr w:rsidR="00F93388" w14:paraId="34BDC309" w14:textId="77777777" w:rsidTr="00F93388">
        <w:trPr>
          <w:tblCellSpacing w:w="15" w:type="dxa"/>
        </w:trPr>
        <w:tc>
          <w:tcPr>
            <w:tcW w:w="0" w:type="auto"/>
            <w:vAlign w:val="center"/>
            <w:hideMark/>
          </w:tcPr>
          <w:p w14:paraId="5FA711E9" w14:textId="77777777" w:rsidR="00F93388" w:rsidRDefault="00F93388">
            <w:r>
              <w:rPr>
                <w:rStyle w:val="Strong"/>
              </w:rPr>
              <w:t>CSV</w:t>
            </w:r>
          </w:p>
        </w:tc>
        <w:tc>
          <w:tcPr>
            <w:tcW w:w="0" w:type="auto"/>
            <w:vAlign w:val="center"/>
            <w:hideMark/>
          </w:tcPr>
          <w:p w14:paraId="2766FB27" w14:textId="77777777" w:rsidR="00F93388" w:rsidRDefault="00F93388">
            <w:r>
              <w:t>Comma-Separated Values – lightweight tabular format used to persist embeddings during experimentation.</w:t>
            </w:r>
          </w:p>
        </w:tc>
      </w:tr>
      <w:tr w:rsidR="00F93388" w14:paraId="1B14DF9C" w14:textId="77777777" w:rsidTr="00F93388">
        <w:trPr>
          <w:tblCellSpacing w:w="15" w:type="dxa"/>
        </w:trPr>
        <w:tc>
          <w:tcPr>
            <w:tcW w:w="0" w:type="auto"/>
            <w:vAlign w:val="center"/>
            <w:hideMark/>
          </w:tcPr>
          <w:p w14:paraId="6EF00F20" w14:textId="77777777" w:rsidR="00F93388" w:rsidRDefault="00F93388">
            <w:r>
              <w:rPr>
                <w:rStyle w:val="Strong"/>
              </w:rPr>
              <w:t>DOM</w:t>
            </w:r>
          </w:p>
        </w:tc>
        <w:tc>
          <w:tcPr>
            <w:tcW w:w="0" w:type="auto"/>
            <w:vAlign w:val="center"/>
            <w:hideMark/>
          </w:tcPr>
          <w:p w14:paraId="0A813D2F" w14:textId="77777777" w:rsidR="00F93388" w:rsidRDefault="00F93388">
            <w:r>
              <w:t>Document Object Model – browser representation of an HTML page; Selenium interacts with it to extract links.</w:t>
            </w:r>
          </w:p>
        </w:tc>
      </w:tr>
      <w:tr w:rsidR="00F93388" w14:paraId="4A19B3DC" w14:textId="77777777" w:rsidTr="00F93388">
        <w:trPr>
          <w:tblCellSpacing w:w="15" w:type="dxa"/>
        </w:trPr>
        <w:tc>
          <w:tcPr>
            <w:tcW w:w="0" w:type="auto"/>
            <w:vAlign w:val="center"/>
            <w:hideMark/>
          </w:tcPr>
          <w:p w14:paraId="0AD32B9B" w14:textId="77777777" w:rsidR="00F93388" w:rsidRDefault="00F93388">
            <w:r>
              <w:rPr>
                <w:rStyle w:val="Strong"/>
              </w:rPr>
              <w:t>FAISS</w:t>
            </w:r>
          </w:p>
        </w:tc>
        <w:tc>
          <w:tcPr>
            <w:tcW w:w="0" w:type="auto"/>
            <w:vAlign w:val="center"/>
            <w:hideMark/>
          </w:tcPr>
          <w:p w14:paraId="623C9B2B" w14:textId="77777777" w:rsidR="00F93388" w:rsidRDefault="00F93388">
            <w:r>
              <w:t>Facebook AI Similarity Search – a vector-database library for fast nearest-neighbour queries.</w:t>
            </w:r>
          </w:p>
        </w:tc>
      </w:tr>
      <w:tr w:rsidR="00F93388" w14:paraId="7EA9A4A4" w14:textId="77777777" w:rsidTr="00F93388">
        <w:trPr>
          <w:tblCellSpacing w:w="15" w:type="dxa"/>
        </w:trPr>
        <w:tc>
          <w:tcPr>
            <w:tcW w:w="0" w:type="auto"/>
            <w:vAlign w:val="center"/>
            <w:hideMark/>
          </w:tcPr>
          <w:p w14:paraId="5715E6B2" w14:textId="77777777" w:rsidR="00F93388" w:rsidRDefault="00F93388">
            <w:r>
              <w:rPr>
                <w:rStyle w:val="Strong"/>
              </w:rPr>
              <w:t>GPU</w:t>
            </w:r>
          </w:p>
        </w:tc>
        <w:tc>
          <w:tcPr>
            <w:tcW w:w="0" w:type="auto"/>
            <w:vAlign w:val="center"/>
            <w:hideMark/>
          </w:tcPr>
          <w:p w14:paraId="7E402A74" w14:textId="77777777" w:rsidR="00F93388" w:rsidRDefault="00F93388">
            <w:r>
              <w:t>Graphics Processing Unit – accelerator used to embed text chunks and run LLM inference.</w:t>
            </w:r>
          </w:p>
        </w:tc>
      </w:tr>
      <w:tr w:rsidR="00F93388" w14:paraId="67E4BBE4" w14:textId="77777777" w:rsidTr="00F93388">
        <w:trPr>
          <w:tblCellSpacing w:w="15" w:type="dxa"/>
        </w:trPr>
        <w:tc>
          <w:tcPr>
            <w:tcW w:w="0" w:type="auto"/>
            <w:vAlign w:val="center"/>
            <w:hideMark/>
          </w:tcPr>
          <w:p w14:paraId="4D1E1533" w14:textId="77777777" w:rsidR="00F93388" w:rsidRDefault="00F93388">
            <w:r>
              <w:rPr>
                <w:rStyle w:val="Strong"/>
              </w:rPr>
              <w:t>HCI</w:t>
            </w:r>
          </w:p>
        </w:tc>
        <w:tc>
          <w:tcPr>
            <w:tcW w:w="0" w:type="auto"/>
            <w:vAlign w:val="center"/>
            <w:hideMark/>
          </w:tcPr>
          <w:p w14:paraId="1620157B" w14:textId="77777777" w:rsidR="00F93388" w:rsidRDefault="00F93388">
            <w:r>
              <w:t>Human-Computer Interaction – discipline that informs Nexly’s mobile UX guidelines.</w:t>
            </w:r>
          </w:p>
        </w:tc>
      </w:tr>
      <w:tr w:rsidR="00F93388" w14:paraId="1CFDAFBC" w14:textId="77777777" w:rsidTr="00F93388">
        <w:trPr>
          <w:tblCellSpacing w:w="15" w:type="dxa"/>
        </w:trPr>
        <w:tc>
          <w:tcPr>
            <w:tcW w:w="0" w:type="auto"/>
            <w:vAlign w:val="center"/>
            <w:hideMark/>
          </w:tcPr>
          <w:p w14:paraId="4D08FA1C" w14:textId="77777777" w:rsidR="00F93388" w:rsidRDefault="00F93388">
            <w:r>
              <w:rPr>
                <w:rStyle w:val="Strong"/>
              </w:rPr>
              <w:t>HTML</w:t>
            </w:r>
          </w:p>
        </w:tc>
        <w:tc>
          <w:tcPr>
            <w:tcW w:w="0" w:type="auto"/>
            <w:vAlign w:val="center"/>
            <w:hideMark/>
          </w:tcPr>
          <w:p w14:paraId="6C6FEDAB" w14:textId="77777777" w:rsidR="00F93388" w:rsidRDefault="00F93388">
            <w:r>
              <w:t>HyperText Markup Language – core language of web pages, cleaned by Beautiful Soup before chunking.</w:t>
            </w:r>
          </w:p>
        </w:tc>
      </w:tr>
      <w:tr w:rsidR="00F93388" w14:paraId="0B720229" w14:textId="77777777" w:rsidTr="00F93388">
        <w:trPr>
          <w:tblCellSpacing w:w="15" w:type="dxa"/>
        </w:trPr>
        <w:tc>
          <w:tcPr>
            <w:tcW w:w="0" w:type="auto"/>
            <w:vAlign w:val="center"/>
            <w:hideMark/>
          </w:tcPr>
          <w:p w14:paraId="4B4B8774" w14:textId="77777777" w:rsidR="00F93388" w:rsidRDefault="00F93388">
            <w:r>
              <w:rPr>
                <w:rStyle w:val="Strong"/>
              </w:rPr>
              <w:t>HNSW</w:t>
            </w:r>
          </w:p>
        </w:tc>
        <w:tc>
          <w:tcPr>
            <w:tcW w:w="0" w:type="auto"/>
            <w:vAlign w:val="center"/>
            <w:hideMark/>
          </w:tcPr>
          <w:p w14:paraId="2B9843E9" w14:textId="77777777" w:rsidR="00F93388" w:rsidRDefault="00F93388">
            <w:r>
              <w:t>Hierarchical Navigable Small World – FAISS index type that delivers sub-linear search across million-scale vectors.</w:t>
            </w:r>
          </w:p>
        </w:tc>
      </w:tr>
      <w:tr w:rsidR="00F93388" w14:paraId="5152C07C" w14:textId="77777777" w:rsidTr="00F93388">
        <w:trPr>
          <w:tblCellSpacing w:w="15" w:type="dxa"/>
        </w:trPr>
        <w:tc>
          <w:tcPr>
            <w:tcW w:w="0" w:type="auto"/>
            <w:vAlign w:val="center"/>
            <w:hideMark/>
          </w:tcPr>
          <w:p w14:paraId="2FC9A16F" w14:textId="77777777" w:rsidR="00F93388" w:rsidRDefault="00F93388">
            <w:r>
              <w:rPr>
                <w:rStyle w:val="Strong"/>
              </w:rPr>
              <w:t>JSON</w:t>
            </w:r>
          </w:p>
        </w:tc>
        <w:tc>
          <w:tcPr>
            <w:tcW w:w="0" w:type="auto"/>
            <w:vAlign w:val="center"/>
            <w:hideMark/>
          </w:tcPr>
          <w:p w14:paraId="6542DE30" w14:textId="77777777" w:rsidR="00F93388" w:rsidRDefault="00F93388">
            <w:r>
              <w:t>JavaScript Object Notation – human-readable data‐exchange format (threads, settings, API payloads).</w:t>
            </w:r>
          </w:p>
        </w:tc>
      </w:tr>
      <w:tr w:rsidR="00F93388" w14:paraId="1652C327" w14:textId="77777777" w:rsidTr="00F93388">
        <w:trPr>
          <w:tblCellSpacing w:w="15" w:type="dxa"/>
        </w:trPr>
        <w:tc>
          <w:tcPr>
            <w:tcW w:w="0" w:type="auto"/>
            <w:vAlign w:val="center"/>
            <w:hideMark/>
          </w:tcPr>
          <w:p w14:paraId="6EAF4836" w14:textId="77777777" w:rsidR="00F93388" w:rsidRDefault="00F93388">
            <w:r>
              <w:rPr>
                <w:rStyle w:val="Strong"/>
              </w:rPr>
              <w:t>JWT</w:t>
            </w:r>
          </w:p>
        </w:tc>
        <w:tc>
          <w:tcPr>
            <w:tcW w:w="0" w:type="auto"/>
            <w:vAlign w:val="center"/>
            <w:hideMark/>
          </w:tcPr>
          <w:p w14:paraId="5572206C" w14:textId="77777777" w:rsidR="00F93388" w:rsidRDefault="00F93388">
            <w:r>
              <w:t>JSON Web Token – compact token format for stateless authentication; planned for SSO integration.</w:t>
            </w:r>
          </w:p>
        </w:tc>
      </w:tr>
      <w:tr w:rsidR="00F93388" w14:paraId="1447678A" w14:textId="77777777" w:rsidTr="00F93388">
        <w:trPr>
          <w:tblCellSpacing w:w="15" w:type="dxa"/>
        </w:trPr>
        <w:tc>
          <w:tcPr>
            <w:tcW w:w="0" w:type="auto"/>
            <w:vAlign w:val="center"/>
            <w:hideMark/>
          </w:tcPr>
          <w:p w14:paraId="00156293" w14:textId="77777777" w:rsidR="00F93388" w:rsidRDefault="00F93388">
            <w:r>
              <w:rPr>
                <w:rStyle w:val="Strong"/>
              </w:rPr>
              <w:t>LLM</w:t>
            </w:r>
          </w:p>
        </w:tc>
        <w:tc>
          <w:tcPr>
            <w:tcW w:w="0" w:type="auto"/>
            <w:vAlign w:val="center"/>
            <w:hideMark/>
          </w:tcPr>
          <w:p w14:paraId="4F7345BE" w14:textId="77777777" w:rsidR="00F93388" w:rsidRDefault="00F93388">
            <w:r>
              <w:t>Large Language Model – transformer-based model (e.g., LLaMA 3.3, Gemini 2.0) powering Nexly’s reasoning.</w:t>
            </w:r>
          </w:p>
        </w:tc>
      </w:tr>
      <w:tr w:rsidR="00F93388" w14:paraId="346878F4" w14:textId="77777777" w:rsidTr="00F93388">
        <w:trPr>
          <w:tblCellSpacing w:w="15" w:type="dxa"/>
        </w:trPr>
        <w:tc>
          <w:tcPr>
            <w:tcW w:w="0" w:type="auto"/>
            <w:vAlign w:val="center"/>
            <w:hideMark/>
          </w:tcPr>
          <w:p w14:paraId="125BCE43" w14:textId="77777777" w:rsidR="00F93388" w:rsidRDefault="00F93388">
            <w:r>
              <w:rPr>
                <w:rStyle w:val="Strong"/>
              </w:rPr>
              <w:t>LMS</w:t>
            </w:r>
          </w:p>
        </w:tc>
        <w:tc>
          <w:tcPr>
            <w:tcW w:w="0" w:type="auto"/>
            <w:vAlign w:val="center"/>
            <w:hideMark/>
          </w:tcPr>
          <w:p w14:paraId="67048B7F" w14:textId="77777777" w:rsidR="00F93388" w:rsidRDefault="00F93388">
            <w:r>
              <w:t>Learning Management System – platforms like Blackboard; future Nexly versions will integrate with LMS APIs.</w:t>
            </w:r>
          </w:p>
        </w:tc>
      </w:tr>
      <w:tr w:rsidR="00F93388" w14:paraId="2D6CB15F" w14:textId="77777777" w:rsidTr="00F93388">
        <w:trPr>
          <w:tblCellSpacing w:w="15" w:type="dxa"/>
        </w:trPr>
        <w:tc>
          <w:tcPr>
            <w:tcW w:w="0" w:type="auto"/>
            <w:vAlign w:val="center"/>
            <w:hideMark/>
          </w:tcPr>
          <w:p w14:paraId="26F4FF1C" w14:textId="77777777" w:rsidR="00F93388" w:rsidRDefault="00F93388">
            <w:r>
              <w:rPr>
                <w:rStyle w:val="Strong"/>
              </w:rPr>
              <w:t>MVP</w:t>
            </w:r>
          </w:p>
        </w:tc>
        <w:tc>
          <w:tcPr>
            <w:tcW w:w="0" w:type="auto"/>
            <w:vAlign w:val="center"/>
            <w:hideMark/>
          </w:tcPr>
          <w:p w14:paraId="1FEBA02D" w14:textId="77777777" w:rsidR="00F93388" w:rsidRDefault="00F93388">
            <w:r>
              <w:t>Minimum Viable Product – first fully functional release of Nexly (web + mobile) used for pilot validation.</w:t>
            </w:r>
          </w:p>
        </w:tc>
      </w:tr>
      <w:tr w:rsidR="00F93388" w14:paraId="0CA1D217" w14:textId="77777777" w:rsidTr="00F93388">
        <w:trPr>
          <w:tblCellSpacing w:w="15" w:type="dxa"/>
        </w:trPr>
        <w:tc>
          <w:tcPr>
            <w:tcW w:w="0" w:type="auto"/>
            <w:vAlign w:val="center"/>
            <w:hideMark/>
          </w:tcPr>
          <w:p w14:paraId="3DDD46E1" w14:textId="77777777" w:rsidR="00F93388" w:rsidRDefault="00F93388">
            <w:r>
              <w:rPr>
                <w:rStyle w:val="Strong"/>
              </w:rPr>
              <w:t>NLP</w:t>
            </w:r>
          </w:p>
        </w:tc>
        <w:tc>
          <w:tcPr>
            <w:tcW w:w="0" w:type="auto"/>
            <w:vAlign w:val="center"/>
            <w:hideMark/>
          </w:tcPr>
          <w:p w14:paraId="6CF4F682" w14:textId="77777777" w:rsidR="00F93388" w:rsidRDefault="00F93388">
            <w:r>
              <w:t>Natural Language Processing – sub-field of AI dealing with human language understanding and generation.</w:t>
            </w:r>
          </w:p>
        </w:tc>
      </w:tr>
      <w:tr w:rsidR="00F93388" w14:paraId="0FEE20C5" w14:textId="77777777" w:rsidTr="00F93388">
        <w:trPr>
          <w:tblCellSpacing w:w="15" w:type="dxa"/>
        </w:trPr>
        <w:tc>
          <w:tcPr>
            <w:tcW w:w="0" w:type="auto"/>
            <w:vAlign w:val="center"/>
            <w:hideMark/>
          </w:tcPr>
          <w:p w14:paraId="37056F62" w14:textId="77777777" w:rsidR="00F93388" w:rsidRDefault="00F93388">
            <w:r>
              <w:rPr>
                <w:rStyle w:val="Strong"/>
              </w:rPr>
              <w:t>OCR</w:t>
            </w:r>
          </w:p>
        </w:tc>
        <w:tc>
          <w:tcPr>
            <w:tcW w:w="0" w:type="auto"/>
            <w:vAlign w:val="center"/>
            <w:hideMark/>
          </w:tcPr>
          <w:p w14:paraId="668ED0D3" w14:textId="77777777" w:rsidR="00F93388" w:rsidRDefault="00F93388">
            <w:r>
              <w:t>Optical Character Recognition – technique for extracting text from scanned PDFs; disabled because UoS PDFs are native text.</w:t>
            </w:r>
          </w:p>
        </w:tc>
      </w:tr>
      <w:tr w:rsidR="00F93388" w14:paraId="30E557C2" w14:textId="77777777" w:rsidTr="00F93388">
        <w:trPr>
          <w:tblCellSpacing w:w="15" w:type="dxa"/>
        </w:trPr>
        <w:tc>
          <w:tcPr>
            <w:tcW w:w="0" w:type="auto"/>
            <w:vAlign w:val="center"/>
            <w:hideMark/>
          </w:tcPr>
          <w:p w14:paraId="3D6BF18B" w14:textId="77777777" w:rsidR="00F93388" w:rsidRDefault="00F93388">
            <w:r>
              <w:rPr>
                <w:rStyle w:val="Strong"/>
              </w:rPr>
              <w:t>PDF</w:t>
            </w:r>
          </w:p>
        </w:tc>
        <w:tc>
          <w:tcPr>
            <w:tcW w:w="0" w:type="auto"/>
            <w:vAlign w:val="center"/>
            <w:hideMark/>
          </w:tcPr>
          <w:p w14:paraId="711E4260" w14:textId="77777777" w:rsidR="00F93388" w:rsidRDefault="00F93388">
            <w:r>
              <w:t>Portable Document Format – common file type for university handbooks harvested and parsed by LlamaIndex.</w:t>
            </w:r>
          </w:p>
        </w:tc>
      </w:tr>
      <w:tr w:rsidR="00F93388" w14:paraId="767C143B" w14:textId="77777777" w:rsidTr="00F93388">
        <w:trPr>
          <w:tblCellSpacing w:w="15" w:type="dxa"/>
        </w:trPr>
        <w:tc>
          <w:tcPr>
            <w:tcW w:w="0" w:type="auto"/>
            <w:vAlign w:val="center"/>
            <w:hideMark/>
          </w:tcPr>
          <w:p w14:paraId="09EC9CD5" w14:textId="77777777" w:rsidR="00F93388" w:rsidRDefault="00F93388">
            <w:r>
              <w:rPr>
                <w:rStyle w:val="Strong"/>
              </w:rPr>
              <w:t>RAG</w:t>
            </w:r>
          </w:p>
        </w:tc>
        <w:tc>
          <w:tcPr>
            <w:tcW w:w="0" w:type="auto"/>
            <w:vAlign w:val="center"/>
            <w:hideMark/>
          </w:tcPr>
          <w:p w14:paraId="55494229" w14:textId="77777777" w:rsidR="00F93388" w:rsidRDefault="00F93388">
            <w:r>
              <w:t>Retrieval-Augmented Generation – pipeline that retrieves supporting text then feeds it to an LLM for grounded answers.</w:t>
            </w:r>
          </w:p>
        </w:tc>
      </w:tr>
      <w:tr w:rsidR="00F93388" w14:paraId="0E49D190" w14:textId="77777777" w:rsidTr="00F93388">
        <w:trPr>
          <w:tblCellSpacing w:w="15" w:type="dxa"/>
        </w:trPr>
        <w:tc>
          <w:tcPr>
            <w:tcW w:w="0" w:type="auto"/>
            <w:vAlign w:val="center"/>
            <w:hideMark/>
          </w:tcPr>
          <w:p w14:paraId="11210682" w14:textId="77777777" w:rsidR="00F93388" w:rsidRDefault="00F93388">
            <w:r>
              <w:rPr>
                <w:rStyle w:val="Strong"/>
              </w:rPr>
              <w:lastRenderedPageBreak/>
              <w:t>Corrective RAG</w:t>
            </w:r>
          </w:p>
        </w:tc>
        <w:tc>
          <w:tcPr>
            <w:tcW w:w="0" w:type="auto"/>
            <w:vAlign w:val="center"/>
            <w:hideMark/>
          </w:tcPr>
          <w:p w14:paraId="3B03726F" w14:textId="77777777" w:rsidR="00F93388" w:rsidRDefault="00F93388">
            <w:r>
              <w:t>RAG variant that automatically rephrases low-confidence queries and retries retrieval before giving up.</w:t>
            </w:r>
          </w:p>
        </w:tc>
      </w:tr>
      <w:tr w:rsidR="00F93388" w14:paraId="7B1362A8" w14:textId="77777777" w:rsidTr="00F93388">
        <w:trPr>
          <w:tblCellSpacing w:w="15" w:type="dxa"/>
        </w:trPr>
        <w:tc>
          <w:tcPr>
            <w:tcW w:w="0" w:type="auto"/>
            <w:vAlign w:val="center"/>
            <w:hideMark/>
          </w:tcPr>
          <w:p w14:paraId="40F92E7F" w14:textId="77777777" w:rsidR="00F93388" w:rsidRDefault="00F93388">
            <w:r>
              <w:rPr>
                <w:rStyle w:val="Strong"/>
              </w:rPr>
              <w:t>SIS</w:t>
            </w:r>
          </w:p>
        </w:tc>
        <w:tc>
          <w:tcPr>
            <w:tcW w:w="0" w:type="auto"/>
            <w:vAlign w:val="center"/>
            <w:hideMark/>
          </w:tcPr>
          <w:p w14:paraId="327985EB" w14:textId="77777777" w:rsidR="00F93388" w:rsidRDefault="00F93388">
            <w:r>
              <w:t>Student Information System – authoritative source for schedules, grades; slated for future API integration.</w:t>
            </w:r>
          </w:p>
        </w:tc>
      </w:tr>
      <w:tr w:rsidR="00F93388" w14:paraId="709437DE" w14:textId="77777777" w:rsidTr="00F93388">
        <w:trPr>
          <w:tblCellSpacing w:w="15" w:type="dxa"/>
        </w:trPr>
        <w:tc>
          <w:tcPr>
            <w:tcW w:w="0" w:type="auto"/>
            <w:vAlign w:val="center"/>
            <w:hideMark/>
          </w:tcPr>
          <w:p w14:paraId="31BCC284" w14:textId="77777777" w:rsidR="00F93388" w:rsidRDefault="00F93388">
            <w:r>
              <w:rPr>
                <w:rStyle w:val="Strong"/>
              </w:rPr>
              <w:t>SSO</w:t>
            </w:r>
          </w:p>
        </w:tc>
        <w:tc>
          <w:tcPr>
            <w:tcW w:w="0" w:type="auto"/>
            <w:vAlign w:val="center"/>
            <w:hideMark/>
          </w:tcPr>
          <w:p w14:paraId="317F029E" w14:textId="77777777" w:rsidR="00F93388" w:rsidRDefault="00F93388">
            <w:r>
              <w:t>Single Sign-On – centralized authentication (UoS login) planned to personalise Nexly responses.</w:t>
            </w:r>
          </w:p>
        </w:tc>
      </w:tr>
      <w:tr w:rsidR="00F93388" w14:paraId="6110E051" w14:textId="77777777" w:rsidTr="00F93388">
        <w:trPr>
          <w:tblCellSpacing w:w="15" w:type="dxa"/>
        </w:trPr>
        <w:tc>
          <w:tcPr>
            <w:tcW w:w="0" w:type="auto"/>
            <w:vAlign w:val="center"/>
            <w:hideMark/>
          </w:tcPr>
          <w:p w14:paraId="01304300" w14:textId="77777777" w:rsidR="00F93388" w:rsidRDefault="00F93388">
            <w:r>
              <w:rPr>
                <w:rStyle w:val="Strong"/>
              </w:rPr>
              <w:t>Token</w:t>
            </w:r>
          </w:p>
        </w:tc>
        <w:tc>
          <w:tcPr>
            <w:tcW w:w="0" w:type="auto"/>
            <w:vAlign w:val="center"/>
            <w:hideMark/>
          </w:tcPr>
          <w:p w14:paraId="33871A83" w14:textId="77777777" w:rsidR="00F93388" w:rsidRDefault="00F93388">
            <w:r>
              <w:t>Smallest text unit recognised by the embedding or language model; ~4 characters on average for mpnet.</w:t>
            </w:r>
          </w:p>
        </w:tc>
      </w:tr>
      <w:tr w:rsidR="00F93388" w14:paraId="2CB8E96B" w14:textId="77777777" w:rsidTr="00F93388">
        <w:trPr>
          <w:tblCellSpacing w:w="15" w:type="dxa"/>
        </w:trPr>
        <w:tc>
          <w:tcPr>
            <w:tcW w:w="0" w:type="auto"/>
            <w:vAlign w:val="center"/>
            <w:hideMark/>
          </w:tcPr>
          <w:p w14:paraId="5F7A68C4" w14:textId="77777777" w:rsidR="00F93388" w:rsidRDefault="00F93388">
            <w:r>
              <w:rPr>
                <w:rStyle w:val="Strong"/>
              </w:rPr>
              <w:t>Context Window</w:t>
            </w:r>
          </w:p>
        </w:tc>
        <w:tc>
          <w:tcPr>
            <w:tcW w:w="0" w:type="auto"/>
            <w:vAlign w:val="center"/>
            <w:hideMark/>
          </w:tcPr>
          <w:p w14:paraId="7612078F" w14:textId="77777777" w:rsidR="00F93388" w:rsidRDefault="00F93388">
            <w:r>
              <w:t>Maximum number of tokens an LLM can consider at once (6 000 for Groq free tier in this project).</w:t>
            </w:r>
          </w:p>
        </w:tc>
      </w:tr>
      <w:tr w:rsidR="00F93388" w14:paraId="214230AC" w14:textId="77777777" w:rsidTr="00F93388">
        <w:trPr>
          <w:tblCellSpacing w:w="15" w:type="dxa"/>
        </w:trPr>
        <w:tc>
          <w:tcPr>
            <w:tcW w:w="0" w:type="auto"/>
            <w:vAlign w:val="center"/>
            <w:hideMark/>
          </w:tcPr>
          <w:p w14:paraId="4CDF7A13" w14:textId="77777777" w:rsidR="00F93388" w:rsidRDefault="00F93388">
            <w:r>
              <w:rPr>
                <w:rStyle w:val="Strong"/>
              </w:rPr>
              <w:t>Embedding</w:t>
            </w:r>
          </w:p>
        </w:tc>
        <w:tc>
          <w:tcPr>
            <w:tcW w:w="0" w:type="auto"/>
            <w:vAlign w:val="center"/>
            <w:hideMark/>
          </w:tcPr>
          <w:p w14:paraId="345AFA54" w14:textId="77777777" w:rsidR="00F93388" w:rsidRDefault="00F93388">
            <w:r>
              <w:t>Fixed-length numeric vector (768-D here) that captures semantic meaning of a text chunk or query.</w:t>
            </w:r>
          </w:p>
        </w:tc>
      </w:tr>
      <w:tr w:rsidR="00F93388" w14:paraId="2AF6AF87" w14:textId="77777777" w:rsidTr="00F93388">
        <w:trPr>
          <w:tblCellSpacing w:w="15" w:type="dxa"/>
        </w:trPr>
        <w:tc>
          <w:tcPr>
            <w:tcW w:w="0" w:type="auto"/>
            <w:vAlign w:val="center"/>
            <w:hideMark/>
          </w:tcPr>
          <w:p w14:paraId="03520D41" w14:textId="77777777" w:rsidR="00F93388" w:rsidRDefault="00F93388">
            <w:r>
              <w:rPr>
                <w:rStyle w:val="Strong"/>
              </w:rPr>
              <w:t>Vector Store</w:t>
            </w:r>
          </w:p>
        </w:tc>
        <w:tc>
          <w:tcPr>
            <w:tcW w:w="0" w:type="auto"/>
            <w:vAlign w:val="center"/>
            <w:hideMark/>
          </w:tcPr>
          <w:p w14:paraId="7DD33720" w14:textId="77777777" w:rsidR="00F93388" w:rsidRDefault="00F93388">
            <w:r>
              <w:t>Database that indexes embeddings for similarity search (CSV today; FAISS tomorrow).</w:t>
            </w:r>
          </w:p>
        </w:tc>
      </w:tr>
      <w:tr w:rsidR="00F93388" w14:paraId="1785E13A" w14:textId="77777777" w:rsidTr="00F93388">
        <w:trPr>
          <w:tblCellSpacing w:w="15" w:type="dxa"/>
        </w:trPr>
        <w:tc>
          <w:tcPr>
            <w:tcW w:w="0" w:type="auto"/>
            <w:vAlign w:val="center"/>
            <w:hideMark/>
          </w:tcPr>
          <w:p w14:paraId="54B8A3D6" w14:textId="77777777" w:rsidR="00F93388" w:rsidRDefault="00F93388">
            <w:r>
              <w:rPr>
                <w:rStyle w:val="Strong"/>
              </w:rPr>
              <w:t>Cosine Similarity</w:t>
            </w:r>
          </w:p>
        </w:tc>
        <w:tc>
          <w:tcPr>
            <w:tcW w:w="0" w:type="auto"/>
            <w:vAlign w:val="center"/>
            <w:hideMark/>
          </w:tcPr>
          <w:p w14:paraId="4A7221C2" w14:textId="77777777" w:rsidR="00F93388" w:rsidRDefault="00F93388">
            <w:r>
              <w:t>Metric used to rank embeddings; 1.0 = identical direction, 0 = orthogonal, –1 = opposite.</w:t>
            </w:r>
          </w:p>
        </w:tc>
      </w:tr>
      <w:tr w:rsidR="00F93388" w14:paraId="1FA33C49" w14:textId="77777777" w:rsidTr="00F93388">
        <w:trPr>
          <w:tblCellSpacing w:w="15" w:type="dxa"/>
        </w:trPr>
        <w:tc>
          <w:tcPr>
            <w:tcW w:w="0" w:type="auto"/>
            <w:vAlign w:val="center"/>
            <w:hideMark/>
          </w:tcPr>
          <w:p w14:paraId="061E2812" w14:textId="77777777" w:rsidR="00F93388" w:rsidRDefault="00F93388">
            <w:r>
              <w:rPr>
                <w:rStyle w:val="Strong"/>
              </w:rPr>
              <w:t>UI</w:t>
            </w:r>
          </w:p>
        </w:tc>
        <w:tc>
          <w:tcPr>
            <w:tcW w:w="0" w:type="auto"/>
            <w:vAlign w:val="center"/>
            <w:hideMark/>
          </w:tcPr>
          <w:p w14:paraId="4DF3DE48" w14:textId="77777777" w:rsidR="00F93388" w:rsidRDefault="00F93388">
            <w:r>
              <w:t>User Interface – visual layer of the web dashboard and Flutter app.</w:t>
            </w:r>
          </w:p>
        </w:tc>
      </w:tr>
      <w:tr w:rsidR="00F93388" w14:paraId="1BCC907A" w14:textId="77777777" w:rsidTr="00F93388">
        <w:trPr>
          <w:tblCellSpacing w:w="15" w:type="dxa"/>
        </w:trPr>
        <w:tc>
          <w:tcPr>
            <w:tcW w:w="0" w:type="auto"/>
            <w:vAlign w:val="center"/>
            <w:hideMark/>
          </w:tcPr>
          <w:p w14:paraId="544C84F9" w14:textId="77777777" w:rsidR="00F93388" w:rsidRDefault="00F93388">
            <w:r>
              <w:rPr>
                <w:rStyle w:val="Strong"/>
              </w:rPr>
              <w:t>UX</w:t>
            </w:r>
          </w:p>
        </w:tc>
        <w:tc>
          <w:tcPr>
            <w:tcW w:w="0" w:type="auto"/>
            <w:vAlign w:val="center"/>
            <w:hideMark/>
          </w:tcPr>
          <w:p w14:paraId="1696371A" w14:textId="77777777" w:rsidR="00F93388" w:rsidRDefault="00F93388">
            <w:r>
              <w:t>User Experience – holistic feel of interaction, latency, clarity, and accessibility across Nexly.</w:t>
            </w:r>
          </w:p>
        </w:tc>
      </w:tr>
      <w:tr w:rsidR="00F93388" w14:paraId="188A15E3" w14:textId="77777777" w:rsidTr="00F93388">
        <w:trPr>
          <w:tblCellSpacing w:w="15" w:type="dxa"/>
        </w:trPr>
        <w:tc>
          <w:tcPr>
            <w:tcW w:w="0" w:type="auto"/>
            <w:vAlign w:val="center"/>
            <w:hideMark/>
          </w:tcPr>
          <w:p w14:paraId="11CF5C5C" w14:textId="77777777" w:rsidR="00F93388" w:rsidRDefault="00F93388">
            <w:r>
              <w:rPr>
                <w:rStyle w:val="Strong"/>
              </w:rPr>
              <w:t>Exa.ai</w:t>
            </w:r>
          </w:p>
        </w:tc>
        <w:tc>
          <w:tcPr>
            <w:tcW w:w="0" w:type="auto"/>
            <w:vAlign w:val="center"/>
            <w:hideMark/>
          </w:tcPr>
          <w:p w14:paraId="5B16E633" w14:textId="77777777" w:rsidR="00F93388" w:rsidRDefault="00F93388">
            <w:r>
              <w:t>Commercial semantic-search API supplying web snippets to the mobile pipeline when local RAG is unavailable.</w:t>
            </w:r>
          </w:p>
        </w:tc>
      </w:tr>
      <w:tr w:rsidR="00F93388" w14:paraId="66DEB32F" w14:textId="77777777" w:rsidTr="00F93388">
        <w:trPr>
          <w:tblCellSpacing w:w="15" w:type="dxa"/>
        </w:trPr>
        <w:tc>
          <w:tcPr>
            <w:tcW w:w="0" w:type="auto"/>
            <w:vAlign w:val="center"/>
            <w:hideMark/>
          </w:tcPr>
          <w:p w14:paraId="04765366" w14:textId="77777777" w:rsidR="00F93388" w:rsidRDefault="00F93388">
            <w:r>
              <w:rPr>
                <w:rStyle w:val="Strong"/>
              </w:rPr>
              <w:t>Groq (mistral-saba-24b)</w:t>
            </w:r>
          </w:p>
        </w:tc>
        <w:tc>
          <w:tcPr>
            <w:tcW w:w="0" w:type="auto"/>
            <w:vAlign w:val="center"/>
            <w:hideMark/>
          </w:tcPr>
          <w:p w14:paraId="4A6A30CB" w14:textId="77777777" w:rsidR="00F93388" w:rsidRDefault="00F93388">
            <w:r>
              <w:t>Hardware-accelerated LLM endpoint used for high-throughput generation during evaluation.</w:t>
            </w:r>
          </w:p>
        </w:tc>
      </w:tr>
    </w:tbl>
    <w:p w14:paraId="74317791" w14:textId="77777777" w:rsidR="00E71D4C" w:rsidRPr="00E71D4C" w:rsidRDefault="00E71D4C" w:rsidP="00E71D4C"/>
    <w:sectPr w:rsidR="00E71D4C" w:rsidRPr="00E71D4C" w:rsidSect="003B5AC2">
      <w:type w:val="continuous"/>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3C33744" w14:textId="77777777" w:rsidR="00E838A2" w:rsidRDefault="00E838A2" w:rsidP="00EB389F">
      <w:r>
        <w:separator/>
      </w:r>
    </w:p>
    <w:p w14:paraId="532C1DAB" w14:textId="77777777" w:rsidR="00E838A2" w:rsidRDefault="00E838A2"/>
    <w:p w14:paraId="5E7B0D86" w14:textId="77777777" w:rsidR="00E838A2" w:rsidRDefault="00E838A2" w:rsidP="00A562AB"/>
  </w:endnote>
  <w:endnote w:type="continuationSeparator" w:id="0">
    <w:p w14:paraId="15EBD09C" w14:textId="77777777" w:rsidR="00E838A2" w:rsidRDefault="00E838A2" w:rsidP="00EB389F">
      <w:r>
        <w:continuationSeparator/>
      </w:r>
    </w:p>
    <w:p w14:paraId="12AEA6FF" w14:textId="77777777" w:rsidR="00E838A2" w:rsidRDefault="00E838A2"/>
    <w:p w14:paraId="51495290" w14:textId="77777777" w:rsidR="00E838A2" w:rsidRDefault="00E838A2" w:rsidP="00A562A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A0002AEF" w:usb1="4000207B" w:usb2="00000000" w:usb3="00000000" w:csb0="000001F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45055189" w14:textId="77777777" w:rsidR="00861529" w:rsidRDefault="00861529">
    <w:pPr>
      <w:pStyle w:val="Footer"/>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52ABEE2D" w14:textId="77777777" w:rsidR="00861529" w:rsidRDefault="00861529">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512EEF6A" w14:textId="77777777" w:rsidR="00E838A2" w:rsidRDefault="00E838A2" w:rsidP="00EB389F">
      <w:r>
        <w:separator/>
      </w:r>
    </w:p>
    <w:p w14:paraId="10A38AEE" w14:textId="77777777" w:rsidR="00E838A2" w:rsidRDefault="00E838A2"/>
    <w:p w14:paraId="6D1582A2" w14:textId="77777777" w:rsidR="00E838A2" w:rsidRDefault="00E838A2" w:rsidP="00A562AB"/>
  </w:footnote>
  <w:footnote w:type="continuationSeparator" w:id="0">
    <w:p w14:paraId="01211487" w14:textId="77777777" w:rsidR="00E838A2" w:rsidRDefault="00E838A2" w:rsidP="00EB389F">
      <w:r>
        <w:continuationSeparator/>
      </w:r>
    </w:p>
    <w:p w14:paraId="6D1D4267" w14:textId="77777777" w:rsidR="00E838A2" w:rsidRDefault="00E838A2"/>
    <w:p w14:paraId="16894E93" w14:textId="77777777" w:rsidR="00E838A2" w:rsidRDefault="00E838A2" w:rsidP="00A562AB"/>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100F4AA6"/>
    <w:multiLevelType w:val="hybridMultilevel"/>
    <w:tmpl w:val="8A185D9C"/>
    <w:lvl w:ilvl="0" w:tplc="45E4B3F0">
      <w:start w:val="2"/>
      <w:numFmt w:val="bullet"/>
      <w:lvlText w:val="-"/>
      <w:lvlJc w:val="left"/>
      <w:pPr>
        <w:ind w:left="720" w:hanging="360"/>
      </w:pPr>
      <w:rPr>
        <w:rFonts w:ascii="Times New Roman" w:eastAsiaTheme="minorHAnsi" w:hAnsi="Times New Roman" w:cs="Times New Roman" w:hint="default"/>
      </w:rPr>
    </w:lvl>
    <w:lvl w:ilvl="1" w:tplc="0C000003" w:tentative="1">
      <w:start w:val="1"/>
      <w:numFmt w:val="bullet"/>
      <w:lvlText w:val="o"/>
      <w:lvlJc w:val="left"/>
      <w:pPr>
        <w:ind w:left="1440" w:hanging="360"/>
      </w:pPr>
      <w:rPr>
        <w:rFonts w:ascii="Courier New" w:hAnsi="Courier New" w:cs="Courier New" w:hint="default"/>
      </w:rPr>
    </w:lvl>
    <w:lvl w:ilvl="2" w:tplc="0C000005" w:tentative="1">
      <w:start w:val="1"/>
      <w:numFmt w:val="bullet"/>
      <w:lvlText w:val=""/>
      <w:lvlJc w:val="left"/>
      <w:pPr>
        <w:ind w:left="2160" w:hanging="360"/>
      </w:pPr>
      <w:rPr>
        <w:rFonts w:ascii="Wingdings" w:hAnsi="Wingdings" w:hint="default"/>
      </w:rPr>
    </w:lvl>
    <w:lvl w:ilvl="3" w:tplc="0C000001" w:tentative="1">
      <w:start w:val="1"/>
      <w:numFmt w:val="bullet"/>
      <w:lvlText w:val=""/>
      <w:lvlJc w:val="left"/>
      <w:pPr>
        <w:ind w:left="2880" w:hanging="360"/>
      </w:pPr>
      <w:rPr>
        <w:rFonts w:ascii="Symbol" w:hAnsi="Symbol" w:hint="default"/>
      </w:rPr>
    </w:lvl>
    <w:lvl w:ilvl="4" w:tplc="0C000003" w:tentative="1">
      <w:start w:val="1"/>
      <w:numFmt w:val="bullet"/>
      <w:lvlText w:val="o"/>
      <w:lvlJc w:val="left"/>
      <w:pPr>
        <w:ind w:left="3600" w:hanging="360"/>
      </w:pPr>
      <w:rPr>
        <w:rFonts w:ascii="Courier New" w:hAnsi="Courier New" w:cs="Courier New" w:hint="default"/>
      </w:rPr>
    </w:lvl>
    <w:lvl w:ilvl="5" w:tplc="0C000005" w:tentative="1">
      <w:start w:val="1"/>
      <w:numFmt w:val="bullet"/>
      <w:lvlText w:val=""/>
      <w:lvlJc w:val="left"/>
      <w:pPr>
        <w:ind w:left="4320" w:hanging="360"/>
      </w:pPr>
      <w:rPr>
        <w:rFonts w:ascii="Wingdings" w:hAnsi="Wingdings" w:hint="default"/>
      </w:rPr>
    </w:lvl>
    <w:lvl w:ilvl="6" w:tplc="0C000001" w:tentative="1">
      <w:start w:val="1"/>
      <w:numFmt w:val="bullet"/>
      <w:lvlText w:val=""/>
      <w:lvlJc w:val="left"/>
      <w:pPr>
        <w:ind w:left="5040" w:hanging="360"/>
      </w:pPr>
      <w:rPr>
        <w:rFonts w:ascii="Symbol" w:hAnsi="Symbol" w:hint="default"/>
      </w:rPr>
    </w:lvl>
    <w:lvl w:ilvl="7" w:tplc="0C000003" w:tentative="1">
      <w:start w:val="1"/>
      <w:numFmt w:val="bullet"/>
      <w:lvlText w:val="o"/>
      <w:lvlJc w:val="left"/>
      <w:pPr>
        <w:ind w:left="5760" w:hanging="360"/>
      </w:pPr>
      <w:rPr>
        <w:rFonts w:ascii="Courier New" w:hAnsi="Courier New" w:cs="Courier New" w:hint="default"/>
      </w:rPr>
    </w:lvl>
    <w:lvl w:ilvl="8" w:tplc="0C000005" w:tentative="1">
      <w:start w:val="1"/>
      <w:numFmt w:val="bullet"/>
      <w:lvlText w:val=""/>
      <w:lvlJc w:val="left"/>
      <w:pPr>
        <w:ind w:left="6480" w:hanging="360"/>
      </w:pPr>
      <w:rPr>
        <w:rFonts w:ascii="Wingdings" w:hAnsi="Wingdings" w:hint="default"/>
      </w:rPr>
    </w:lvl>
  </w:abstractNum>
  <w:abstractNum w:abstractNumId="1" w15:restartNumberingAfterBreak="0">
    <w:nsid w:val="14A12734"/>
    <w:multiLevelType w:val="multilevel"/>
    <w:tmpl w:val="2F6E160E"/>
    <w:lvl w:ilvl="0">
      <w:start w:val="1"/>
      <w:numFmt w:val="decimal"/>
      <w:lvlText w:val="%1."/>
      <w:lvlJc w:val="left"/>
      <w:pPr>
        <w:ind w:left="720" w:hanging="360"/>
      </w:pPr>
      <w:rPr>
        <w:rFonts w:hint="default"/>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 w15:restartNumberingAfterBreak="0">
    <w:nsid w:val="15A76DE5"/>
    <w:multiLevelType w:val="hybridMultilevel"/>
    <w:tmpl w:val="529CA8D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16C8202A"/>
    <w:multiLevelType w:val="hybridMultilevel"/>
    <w:tmpl w:val="3D067E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8FF3614"/>
    <w:multiLevelType w:val="hybridMultilevel"/>
    <w:tmpl w:val="D35C26FC"/>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5" w15:restartNumberingAfterBreak="0">
    <w:nsid w:val="19BE5020"/>
    <w:multiLevelType w:val="multilevel"/>
    <w:tmpl w:val="F01C048C"/>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6" w15:restartNumberingAfterBreak="0">
    <w:nsid w:val="1C870E77"/>
    <w:multiLevelType w:val="hybridMultilevel"/>
    <w:tmpl w:val="AB4E7160"/>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7" w15:restartNumberingAfterBreak="0">
    <w:nsid w:val="20CC60E4"/>
    <w:multiLevelType w:val="hybridMultilevel"/>
    <w:tmpl w:val="A29E29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9985728"/>
    <w:multiLevelType w:val="hybridMultilevel"/>
    <w:tmpl w:val="D6A4FE62"/>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9" w15:restartNumberingAfterBreak="0">
    <w:nsid w:val="2B7724A1"/>
    <w:multiLevelType w:val="hybridMultilevel"/>
    <w:tmpl w:val="9258CFC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0" w15:restartNumberingAfterBreak="0">
    <w:nsid w:val="34F85684"/>
    <w:multiLevelType w:val="multilevel"/>
    <w:tmpl w:val="19C062C8"/>
    <w:lvl w:ilvl="0">
      <w:start w:val="1"/>
      <w:numFmt w:val="decimal"/>
      <w:lvlText w:val="%1."/>
      <w:lvlJc w:val="left"/>
      <w:pPr>
        <w:ind w:left="720" w:hanging="360"/>
      </w:pPr>
      <w:rPr>
        <w:rFonts w:hint="default"/>
      </w:rPr>
    </w:lvl>
    <w:lvl w:ilvl="1">
      <w:start w:val="1"/>
      <w:numFmt w:val="decimal"/>
      <w:isLgl/>
      <w:lvlText w:val="%1.%2"/>
      <w:lvlJc w:val="left"/>
      <w:pPr>
        <w:ind w:left="1200" w:hanging="420"/>
      </w:pPr>
      <w:rPr>
        <w:rFonts w:hint="default"/>
        <w:b w:val="0"/>
      </w:rPr>
    </w:lvl>
    <w:lvl w:ilvl="2">
      <w:start w:val="1"/>
      <w:numFmt w:val="decimal"/>
      <w:isLgl/>
      <w:lvlText w:val="%1.%2.%3"/>
      <w:lvlJc w:val="left"/>
      <w:pPr>
        <w:ind w:left="1920" w:hanging="720"/>
      </w:pPr>
      <w:rPr>
        <w:rFonts w:hint="default"/>
        <w:b w:val="0"/>
      </w:rPr>
    </w:lvl>
    <w:lvl w:ilvl="3">
      <w:start w:val="1"/>
      <w:numFmt w:val="decimal"/>
      <w:isLgl/>
      <w:lvlText w:val="%1.%2.%3.%4"/>
      <w:lvlJc w:val="left"/>
      <w:pPr>
        <w:ind w:left="2340" w:hanging="720"/>
      </w:pPr>
      <w:rPr>
        <w:rFonts w:hint="default"/>
        <w:b w:val="0"/>
      </w:rPr>
    </w:lvl>
    <w:lvl w:ilvl="4">
      <w:start w:val="1"/>
      <w:numFmt w:val="decimal"/>
      <w:isLgl/>
      <w:lvlText w:val="%1.%2.%3.%4.%5"/>
      <w:lvlJc w:val="left"/>
      <w:pPr>
        <w:ind w:left="3120" w:hanging="1080"/>
      </w:pPr>
      <w:rPr>
        <w:rFonts w:hint="default"/>
        <w:b w:val="0"/>
      </w:rPr>
    </w:lvl>
    <w:lvl w:ilvl="5">
      <w:start w:val="1"/>
      <w:numFmt w:val="decimal"/>
      <w:isLgl/>
      <w:lvlText w:val="%1.%2.%3.%4.%5.%6"/>
      <w:lvlJc w:val="left"/>
      <w:pPr>
        <w:ind w:left="3540" w:hanging="1080"/>
      </w:pPr>
      <w:rPr>
        <w:rFonts w:hint="default"/>
        <w:b w:val="0"/>
      </w:rPr>
    </w:lvl>
    <w:lvl w:ilvl="6">
      <w:start w:val="1"/>
      <w:numFmt w:val="decimal"/>
      <w:isLgl/>
      <w:lvlText w:val="%1.%2.%3.%4.%5.%6.%7"/>
      <w:lvlJc w:val="left"/>
      <w:pPr>
        <w:ind w:left="4320" w:hanging="1440"/>
      </w:pPr>
      <w:rPr>
        <w:rFonts w:hint="default"/>
        <w:b w:val="0"/>
      </w:rPr>
    </w:lvl>
    <w:lvl w:ilvl="7">
      <w:start w:val="1"/>
      <w:numFmt w:val="decimal"/>
      <w:isLgl/>
      <w:lvlText w:val="%1.%2.%3.%4.%5.%6.%7.%8"/>
      <w:lvlJc w:val="left"/>
      <w:pPr>
        <w:ind w:left="4740" w:hanging="1440"/>
      </w:pPr>
      <w:rPr>
        <w:rFonts w:hint="default"/>
        <w:b w:val="0"/>
      </w:rPr>
    </w:lvl>
    <w:lvl w:ilvl="8">
      <w:start w:val="1"/>
      <w:numFmt w:val="decimal"/>
      <w:isLgl/>
      <w:lvlText w:val="%1.%2.%3.%4.%5.%6.%7.%8.%9"/>
      <w:lvlJc w:val="left"/>
      <w:pPr>
        <w:ind w:left="5520" w:hanging="1800"/>
      </w:pPr>
      <w:rPr>
        <w:rFonts w:hint="default"/>
        <w:b w:val="0"/>
      </w:rPr>
    </w:lvl>
  </w:abstractNum>
  <w:abstractNum w:abstractNumId="11" w15:restartNumberingAfterBreak="0">
    <w:nsid w:val="37242F3A"/>
    <w:multiLevelType w:val="hybridMultilevel"/>
    <w:tmpl w:val="1E32AB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3A786072"/>
    <w:multiLevelType w:val="hybridMultilevel"/>
    <w:tmpl w:val="892493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EDB5C14"/>
    <w:multiLevelType w:val="hybridMultilevel"/>
    <w:tmpl w:val="73B694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51020926"/>
    <w:multiLevelType w:val="hybridMultilevel"/>
    <w:tmpl w:val="E86033E4"/>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617511C7"/>
    <w:multiLevelType w:val="multilevel"/>
    <w:tmpl w:val="4F6C5A14"/>
    <w:lvl w:ilvl="0">
      <w:start w:val="1"/>
      <w:numFmt w:val="decimal"/>
      <w:lvlText w:val="%1."/>
      <w:lvlJc w:val="left"/>
      <w:pPr>
        <w:ind w:left="720" w:hanging="360"/>
      </w:pPr>
      <w:rPr>
        <w:rFonts w:hint="default"/>
      </w:rPr>
    </w:lvl>
    <w:lvl w:ilvl="1">
      <w:start w:val="13"/>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800" w:hanging="144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2160" w:hanging="1800"/>
      </w:pPr>
      <w:rPr>
        <w:rFonts w:hint="default"/>
      </w:rPr>
    </w:lvl>
    <w:lvl w:ilvl="7">
      <w:start w:val="1"/>
      <w:numFmt w:val="decimal"/>
      <w:isLgl/>
      <w:lvlText w:val="%1.%2.%3.%4.%5.%6.%7.%8"/>
      <w:lvlJc w:val="left"/>
      <w:pPr>
        <w:ind w:left="2520" w:hanging="2160"/>
      </w:pPr>
      <w:rPr>
        <w:rFonts w:hint="default"/>
      </w:rPr>
    </w:lvl>
    <w:lvl w:ilvl="8">
      <w:start w:val="1"/>
      <w:numFmt w:val="decimal"/>
      <w:isLgl/>
      <w:lvlText w:val="%1.%2.%3.%4.%5.%6.%7.%8.%9"/>
      <w:lvlJc w:val="left"/>
      <w:pPr>
        <w:ind w:left="2520" w:hanging="2160"/>
      </w:pPr>
      <w:rPr>
        <w:rFonts w:hint="default"/>
      </w:rPr>
    </w:lvl>
  </w:abstractNum>
  <w:abstractNum w:abstractNumId="16" w15:restartNumberingAfterBreak="0">
    <w:nsid w:val="624D7750"/>
    <w:multiLevelType w:val="hybridMultilevel"/>
    <w:tmpl w:val="F7FAB8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65011804"/>
    <w:multiLevelType w:val="multilevel"/>
    <w:tmpl w:val="6CEAE9EC"/>
    <w:lvl w:ilvl="0">
      <w:start w:val="1"/>
      <w:numFmt w:val="decimal"/>
      <w:lvlText w:val="%1"/>
      <w:lvlJc w:val="left"/>
      <w:pPr>
        <w:ind w:left="450" w:hanging="450"/>
      </w:pPr>
      <w:rPr>
        <w:rFonts w:hint="default"/>
      </w:rPr>
    </w:lvl>
    <w:lvl w:ilvl="1">
      <w:start w:val="1"/>
      <w:numFmt w:val="decimal"/>
      <w:pStyle w:val="Heading2"/>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18" w15:restartNumberingAfterBreak="0">
    <w:nsid w:val="66272294"/>
    <w:multiLevelType w:val="hybridMultilevel"/>
    <w:tmpl w:val="5AC46C5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19" w15:restartNumberingAfterBreak="0">
    <w:nsid w:val="6D953C17"/>
    <w:multiLevelType w:val="hybridMultilevel"/>
    <w:tmpl w:val="1AB8613C"/>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0" w15:restartNumberingAfterBreak="0">
    <w:nsid w:val="6F1F4517"/>
    <w:multiLevelType w:val="hybridMultilevel"/>
    <w:tmpl w:val="1624A1A8"/>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1" w15:restartNumberingAfterBreak="0">
    <w:nsid w:val="6F445DB4"/>
    <w:multiLevelType w:val="hybridMultilevel"/>
    <w:tmpl w:val="0FC444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F6138F5"/>
    <w:multiLevelType w:val="multilevel"/>
    <w:tmpl w:val="B2F63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0523F8D"/>
    <w:multiLevelType w:val="hybridMultilevel"/>
    <w:tmpl w:val="B41891F2"/>
    <w:lvl w:ilvl="0" w:tplc="04090001">
      <w:start w:val="1"/>
      <w:numFmt w:val="bullet"/>
      <w:lvlText w:val=""/>
      <w:lvlJc w:val="left"/>
      <w:pPr>
        <w:ind w:left="720" w:hanging="360"/>
      </w:pPr>
      <w:rPr>
        <w:rFonts w:ascii="Symbol" w:hAnsi="Symbol" w:hint="default"/>
      </w:r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24" w15:restartNumberingAfterBreak="0">
    <w:nsid w:val="7243565A"/>
    <w:multiLevelType w:val="hybridMultilevel"/>
    <w:tmpl w:val="25440CF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73E96F7D"/>
    <w:multiLevelType w:val="multilevel"/>
    <w:tmpl w:val="863C263A"/>
    <w:lvl w:ilvl="0">
      <w:start w:val="1"/>
      <w:numFmt w:val="decimal"/>
      <w:lvlText w:val="%1."/>
      <w:lvlJc w:val="left"/>
      <w:pPr>
        <w:ind w:left="720" w:hanging="360"/>
      </w:pPr>
      <w:rPr>
        <w:rFonts w:ascii="Times New Roman" w:eastAsia="Times New Roman" w:hAnsi="Times New Roman" w:cs="Times New Roman"/>
      </w:rPr>
    </w:lvl>
    <w:lvl w:ilvl="1">
      <w:start w:val="1"/>
      <w:numFmt w:val="decimal"/>
      <w:isLgl/>
      <w:lvlText w:val="%1.%2"/>
      <w:lvlJc w:val="left"/>
      <w:pPr>
        <w:ind w:left="1200" w:hanging="48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5040" w:hanging="1800"/>
      </w:pPr>
      <w:rPr>
        <w:rFonts w:hint="default"/>
      </w:rPr>
    </w:lvl>
  </w:abstractNum>
  <w:abstractNum w:abstractNumId="26" w15:restartNumberingAfterBreak="0">
    <w:nsid w:val="762E1EE9"/>
    <w:multiLevelType w:val="hybridMultilevel"/>
    <w:tmpl w:val="07C0C260"/>
    <w:lvl w:ilvl="0" w:tplc="9184029A">
      <w:start w:val="1"/>
      <w:numFmt w:val="decimal"/>
      <w:lvlText w:val="%1."/>
      <w:lvlJc w:val="left"/>
      <w:pPr>
        <w:ind w:left="780" w:hanging="360"/>
      </w:pPr>
      <w:rPr>
        <w:rFonts w:hint="default"/>
      </w:rPr>
    </w:lvl>
    <w:lvl w:ilvl="1" w:tplc="0C000019" w:tentative="1">
      <w:start w:val="1"/>
      <w:numFmt w:val="lowerLetter"/>
      <w:lvlText w:val="%2."/>
      <w:lvlJc w:val="left"/>
      <w:pPr>
        <w:ind w:left="1500" w:hanging="360"/>
      </w:pPr>
    </w:lvl>
    <w:lvl w:ilvl="2" w:tplc="0C00001B" w:tentative="1">
      <w:start w:val="1"/>
      <w:numFmt w:val="lowerRoman"/>
      <w:lvlText w:val="%3."/>
      <w:lvlJc w:val="right"/>
      <w:pPr>
        <w:ind w:left="2220" w:hanging="180"/>
      </w:pPr>
    </w:lvl>
    <w:lvl w:ilvl="3" w:tplc="0C00000F" w:tentative="1">
      <w:start w:val="1"/>
      <w:numFmt w:val="decimal"/>
      <w:lvlText w:val="%4."/>
      <w:lvlJc w:val="left"/>
      <w:pPr>
        <w:ind w:left="2940" w:hanging="360"/>
      </w:pPr>
    </w:lvl>
    <w:lvl w:ilvl="4" w:tplc="0C000019" w:tentative="1">
      <w:start w:val="1"/>
      <w:numFmt w:val="lowerLetter"/>
      <w:lvlText w:val="%5."/>
      <w:lvlJc w:val="left"/>
      <w:pPr>
        <w:ind w:left="3660" w:hanging="360"/>
      </w:pPr>
    </w:lvl>
    <w:lvl w:ilvl="5" w:tplc="0C00001B" w:tentative="1">
      <w:start w:val="1"/>
      <w:numFmt w:val="lowerRoman"/>
      <w:lvlText w:val="%6."/>
      <w:lvlJc w:val="right"/>
      <w:pPr>
        <w:ind w:left="4380" w:hanging="180"/>
      </w:pPr>
    </w:lvl>
    <w:lvl w:ilvl="6" w:tplc="0C00000F" w:tentative="1">
      <w:start w:val="1"/>
      <w:numFmt w:val="decimal"/>
      <w:lvlText w:val="%7."/>
      <w:lvlJc w:val="left"/>
      <w:pPr>
        <w:ind w:left="5100" w:hanging="360"/>
      </w:pPr>
    </w:lvl>
    <w:lvl w:ilvl="7" w:tplc="0C000019" w:tentative="1">
      <w:start w:val="1"/>
      <w:numFmt w:val="lowerLetter"/>
      <w:lvlText w:val="%8."/>
      <w:lvlJc w:val="left"/>
      <w:pPr>
        <w:ind w:left="5820" w:hanging="360"/>
      </w:pPr>
    </w:lvl>
    <w:lvl w:ilvl="8" w:tplc="0C00001B" w:tentative="1">
      <w:start w:val="1"/>
      <w:numFmt w:val="lowerRoman"/>
      <w:lvlText w:val="%9."/>
      <w:lvlJc w:val="right"/>
      <w:pPr>
        <w:ind w:left="6540" w:hanging="180"/>
      </w:pPr>
    </w:lvl>
  </w:abstractNum>
  <w:abstractNum w:abstractNumId="27" w15:restartNumberingAfterBreak="0">
    <w:nsid w:val="772C33D4"/>
    <w:multiLevelType w:val="hybridMultilevel"/>
    <w:tmpl w:val="9EC0C78E"/>
    <w:lvl w:ilvl="0" w:tplc="0C00000F">
      <w:start w:val="1"/>
      <w:numFmt w:val="decimal"/>
      <w:lvlText w:val="%1."/>
      <w:lvlJc w:val="left"/>
      <w:pPr>
        <w:ind w:left="720" w:hanging="360"/>
      </w:pPr>
      <w:rPr>
        <w:rFonts w:hint="default"/>
      </w:rPr>
    </w:lvl>
    <w:lvl w:ilvl="1" w:tplc="0C000019" w:tentative="1">
      <w:start w:val="1"/>
      <w:numFmt w:val="lowerLetter"/>
      <w:lvlText w:val="%2."/>
      <w:lvlJc w:val="left"/>
      <w:pPr>
        <w:ind w:left="1440" w:hanging="360"/>
      </w:pPr>
    </w:lvl>
    <w:lvl w:ilvl="2" w:tplc="0C00001B" w:tentative="1">
      <w:start w:val="1"/>
      <w:numFmt w:val="lowerRoman"/>
      <w:lvlText w:val="%3."/>
      <w:lvlJc w:val="right"/>
      <w:pPr>
        <w:ind w:left="2160" w:hanging="180"/>
      </w:pPr>
    </w:lvl>
    <w:lvl w:ilvl="3" w:tplc="0C00000F" w:tentative="1">
      <w:start w:val="1"/>
      <w:numFmt w:val="decimal"/>
      <w:lvlText w:val="%4."/>
      <w:lvlJc w:val="left"/>
      <w:pPr>
        <w:ind w:left="2880" w:hanging="360"/>
      </w:pPr>
    </w:lvl>
    <w:lvl w:ilvl="4" w:tplc="0C000019" w:tentative="1">
      <w:start w:val="1"/>
      <w:numFmt w:val="lowerLetter"/>
      <w:lvlText w:val="%5."/>
      <w:lvlJc w:val="left"/>
      <w:pPr>
        <w:ind w:left="3600" w:hanging="360"/>
      </w:pPr>
    </w:lvl>
    <w:lvl w:ilvl="5" w:tplc="0C00001B" w:tentative="1">
      <w:start w:val="1"/>
      <w:numFmt w:val="lowerRoman"/>
      <w:lvlText w:val="%6."/>
      <w:lvlJc w:val="right"/>
      <w:pPr>
        <w:ind w:left="4320" w:hanging="180"/>
      </w:pPr>
    </w:lvl>
    <w:lvl w:ilvl="6" w:tplc="0C00000F" w:tentative="1">
      <w:start w:val="1"/>
      <w:numFmt w:val="decimal"/>
      <w:lvlText w:val="%7."/>
      <w:lvlJc w:val="left"/>
      <w:pPr>
        <w:ind w:left="5040" w:hanging="360"/>
      </w:pPr>
    </w:lvl>
    <w:lvl w:ilvl="7" w:tplc="0C000019" w:tentative="1">
      <w:start w:val="1"/>
      <w:numFmt w:val="lowerLetter"/>
      <w:lvlText w:val="%8."/>
      <w:lvlJc w:val="left"/>
      <w:pPr>
        <w:ind w:left="5760" w:hanging="360"/>
      </w:pPr>
    </w:lvl>
    <w:lvl w:ilvl="8" w:tplc="0C00001B" w:tentative="1">
      <w:start w:val="1"/>
      <w:numFmt w:val="lowerRoman"/>
      <w:lvlText w:val="%9."/>
      <w:lvlJc w:val="right"/>
      <w:pPr>
        <w:ind w:left="6480" w:hanging="180"/>
      </w:pPr>
    </w:lvl>
  </w:abstractNum>
  <w:abstractNum w:abstractNumId="28" w15:restartNumberingAfterBreak="0">
    <w:nsid w:val="799A4FC6"/>
    <w:multiLevelType w:val="hybridMultilevel"/>
    <w:tmpl w:val="6EE0F67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7D9E7D1E"/>
    <w:multiLevelType w:val="hybridMultilevel"/>
    <w:tmpl w:val="7FC06A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17"/>
  </w:num>
  <w:num w:numId="2">
    <w:abstractNumId w:val="22"/>
  </w:num>
  <w:num w:numId="3">
    <w:abstractNumId w:val="11"/>
  </w:num>
  <w:num w:numId="4">
    <w:abstractNumId w:val="15"/>
  </w:num>
  <w:num w:numId="5">
    <w:abstractNumId w:val="8"/>
  </w:num>
  <w:num w:numId="6">
    <w:abstractNumId w:val="3"/>
  </w:num>
  <w:num w:numId="7">
    <w:abstractNumId w:val="0"/>
  </w:num>
  <w:num w:numId="8">
    <w:abstractNumId w:val="2"/>
  </w:num>
  <w:num w:numId="9">
    <w:abstractNumId w:val="13"/>
  </w:num>
  <w:num w:numId="10">
    <w:abstractNumId w:val="16"/>
  </w:num>
  <w:num w:numId="11">
    <w:abstractNumId w:val="28"/>
  </w:num>
  <w:num w:numId="12">
    <w:abstractNumId w:val="24"/>
  </w:num>
  <w:num w:numId="13">
    <w:abstractNumId w:val="12"/>
  </w:num>
  <w:num w:numId="14">
    <w:abstractNumId w:val="7"/>
  </w:num>
  <w:num w:numId="15">
    <w:abstractNumId w:val="29"/>
  </w:num>
  <w:num w:numId="16">
    <w:abstractNumId w:val="21"/>
  </w:num>
  <w:num w:numId="17">
    <w:abstractNumId w:val="23"/>
  </w:num>
  <w:num w:numId="18">
    <w:abstractNumId w:val="20"/>
  </w:num>
  <w:num w:numId="19">
    <w:abstractNumId w:val="19"/>
  </w:num>
  <w:num w:numId="20">
    <w:abstractNumId w:val="9"/>
  </w:num>
  <w:num w:numId="21">
    <w:abstractNumId w:val="14"/>
  </w:num>
  <w:num w:numId="22">
    <w:abstractNumId w:val="26"/>
  </w:num>
  <w:num w:numId="23">
    <w:abstractNumId w:val="25"/>
  </w:num>
  <w:num w:numId="24">
    <w:abstractNumId w:val="27"/>
  </w:num>
  <w:num w:numId="25">
    <w:abstractNumId w:val="5"/>
  </w:num>
  <w:num w:numId="26">
    <w:abstractNumId w:val="10"/>
  </w:num>
  <w:num w:numId="27">
    <w:abstractNumId w:val="4"/>
  </w:num>
  <w:num w:numId="28">
    <w:abstractNumId w:val="6"/>
  </w:num>
  <w:num w:numId="29">
    <w:abstractNumId w:val="1"/>
  </w:num>
  <w:num w:numId="30">
    <w:abstractNumId w:val="18"/>
  </w:num>
  <w:numIdMacAtCleanup w:val="30"/>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Bouziane Brik">
    <w15:presenceInfo w15:providerId="AD" w15:userId="S::BBrik@sharjah.ac.ae::6cff2aa6-20d8-4a03-8520-0d26abd1e66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7BDE"/>
    <w:rsid w:val="000000A1"/>
    <w:rsid w:val="000001A6"/>
    <w:rsid w:val="00002A6A"/>
    <w:rsid w:val="000059D3"/>
    <w:rsid w:val="00006E40"/>
    <w:rsid w:val="00012671"/>
    <w:rsid w:val="00012F65"/>
    <w:rsid w:val="0001337C"/>
    <w:rsid w:val="0001465A"/>
    <w:rsid w:val="00015F59"/>
    <w:rsid w:val="00017EDA"/>
    <w:rsid w:val="00017EF6"/>
    <w:rsid w:val="000220EF"/>
    <w:rsid w:val="00023CE0"/>
    <w:rsid w:val="00025791"/>
    <w:rsid w:val="00025B74"/>
    <w:rsid w:val="00034271"/>
    <w:rsid w:val="00034BB1"/>
    <w:rsid w:val="0003711D"/>
    <w:rsid w:val="000449B5"/>
    <w:rsid w:val="00045103"/>
    <w:rsid w:val="00053003"/>
    <w:rsid w:val="000561E1"/>
    <w:rsid w:val="00057384"/>
    <w:rsid w:val="00061094"/>
    <w:rsid w:val="00070B17"/>
    <w:rsid w:val="000743FE"/>
    <w:rsid w:val="000777F7"/>
    <w:rsid w:val="00077F56"/>
    <w:rsid w:val="000818AA"/>
    <w:rsid w:val="000850B9"/>
    <w:rsid w:val="0008793A"/>
    <w:rsid w:val="00092B74"/>
    <w:rsid w:val="0009515C"/>
    <w:rsid w:val="00096CA1"/>
    <w:rsid w:val="000A1AE5"/>
    <w:rsid w:val="000B04EF"/>
    <w:rsid w:val="000B15E8"/>
    <w:rsid w:val="000B7639"/>
    <w:rsid w:val="000C01E3"/>
    <w:rsid w:val="000C12FB"/>
    <w:rsid w:val="000D2D38"/>
    <w:rsid w:val="000D4092"/>
    <w:rsid w:val="000D4BA2"/>
    <w:rsid w:val="000D7877"/>
    <w:rsid w:val="000E074B"/>
    <w:rsid w:val="000E0C20"/>
    <w:rsid w:val="000E1B6F"/>
    <w:rsid w:val="000E543A"/>
    <w:rsid w:val="000E7C6D"/>
    <w:rsid w:val="000F2564"/>
    <w:rsid w:val="000F4615"/>
    <w:rsid w:val="000F5326"/>
    <w:rsid w:val="000F6AE3"/>
    <w:rsid w:val="00100544"/>
    <w:rsid w:val="00101CD5"/>
    <w:rsid w:val="001025B8"/>
    <w:rsid w:val="0010445A"/>
    <w:rsid w:val="00106791"/>
    <w:rsid w:val="00107160"/>
    <w:rsid w:val="00111417"/>
    <w:rsid w:val="00114D11"/>
    <w:rsid w:val="00115F7C"/>
    <w:rsid w:val="001169FA"/>
    <w:rsid w:val="00121340"/>
    <w:rsid w:val="001218DB"/>
    <w:rsid w:val="00121DD0"/>
    <w:rsid w:val="00127067"/>
    <w:rsid w:val="00131339"/>
    <w:rsid w:val="0013279C"/>
    <w:rsid w:val="00135A14"/>
    <w:rsid w:val="00141983"/>
    <w:rsid w:val="00143A55"/>
    <w:rsid w:val="00144690"/>
    <w:rsid w:val="0014575C"/>
    <w:rsid w:val="00145CBD"/>
    <w:rsid w:val="00146F61"/>
    <w:rsid w:val="001471B4"/>
    <w:rsid w:val="00150FDB"/>
    <w:rsid w:val="00151190"/>
    <w:rsid w:val="001520C6"/>
    <w:rsid w:val="00154B4D"/>
    <w:rsid w:val="0015607F"/>
    <w:rsid w:val="001614DA"/>
    <w:rsid w:val="00162F8A"/>
    <w:rsid w:val="001662A7"/>
    <w:rsid w:val="00166572"/>
    <w:rsid w:val="001667AB"/>
    <w:rsid w:val="0017639C"/>
    <w:rsid w:val="00177CFB"/>
    <w:rsid w:val="00184DF5"/>
    <w:rsid w:val="001900F5"/>
    <w:rsid w:val="00190713"/>
    <w:rsid w:val="001915C6"/>
    <w:rsid w:val="0019176D"/>
    <w:rsid w:val="001933A2"/>
    <w:rsid w:val="00193D8D"/>
    <w:rsid w:val="00195612"/>
    <w:rsid w:val="001A0679"/>
    <w:rsid w:val="001A2587"/>
    <w:rsid w:val="001A285D"/>
    <w:rsid w:val="001A44AC"/>
    <w:rsid w:val="001A5C92"/>
    <w:rsid w:val="001A6203"/>
    <w:rsid w:val="001A7B9C"/>
    <w:rsid w:val="001B01BC"/>
    <w:rsid w:val="001B08C9"/>
    <w:rsid w:val="001B4CFD"/>
    <w:rsid w:val="001B4F4E"/>
    <w:rsid w:val="001B77E2"/>
    <w:rsid w:val="001B7F84"/>
    <w:rsid w:val="001C168D"/>
    <w:rsid w:val="001C487D"/>
    <w:rsid w:val="001C4A29"/>
    <w:rsid w:val="001C594C"/>
    <w:rsid w:val="001D3E19"/>
    <w:rsid w:val="001D76E0"/>
    <w:rsid w:val="001D7E46"/>
    <w:rsid w:val="001E0799"/>
    <w:rsid w:val="001E0E10"/>
    <w:rsid w:val="001E54B5"/>
    <w:rsid w:val="001E6A6A"/>
    <w:rsid w:val="001E755D"/>
    <w:rsid w:val="001F35F3"/>
    <w:rsid w:val="001F43F1"/>
    <w:rsid w:val="00201B9F"/>
    <w:rsid w:val="00205561"/>
    <w:rsid w:val="0020602A"/>
    <w:rsid w:val="00206B0E"/>
    <w:rsid w:val="00210FA1"/>
    <w:rsid w:val="0021423C"/>
    <w:rsid w:val="0021547B"/>
    <w:rsid w:val="002156CA"/>
    <w:rsid w:val="002163DF"/>
    <w:rsid w:val="00222350"/>
    <w:rsid w:val="0022265D"/>
    <w:rsid w:val="0022554A"/>
    <w:rsid w:val="00227930"/>
    <w:rsid w:val="00230250"/>
    <w:rsid w:val="002308DE"/>
    <w:rsid w:val="00231F12"/>
    <w:rsid w:val="002348FD"/>
    <w:rsid w:val="00235D6F"/>
    <w:rsid w:val="00237249"/>
    <w:rsid w:val="00237D40"/>
    <w:rsid w:val="00240242"/>
    <w:rsid w:val="0024047F"/>
    <w:rsid w:val="002441F8"/>
    <w:rsid w:val="00245C57"/>
    <w:rsid w:val="00246A06"/>
    <w:rsid w:val="00251687"/>
    <w:rsid w:val="00251806"/>
    <w:rsid w:val="00251D68"/>
    <w:rsid w:val="00260E75"/>
    <w:rsid w:val="00261EA9"/>
    <w:rsid w:val="00262575"/>
    <w:rsid w:val="002629C8"/>
    <w:rsid w:val="00267850"/>
    <w:rsid w:val="00272F58"/>
    <w:rsid w:val="00274F2E"/>
    <w:rsid w:val="0027577C"/>
    <w:rsid w:val="0027595D"/>
    <w:rsid w:val="00276A28"/>
    <w:rsid w:val="00277074"/>
    <w:rsid w:val="00277B5F"/>
    <w:rsid w:val="00282F9A"/>
    <w:rsid w:val="00285FCF"/>
    <w:rsid w:val="00286F86"/>
    <w:rsid w:val="00293046"/>
    <w:rsid w:val="002974F5"/>
    <w:rsid w:val="00297767"/>
    <w:rsid w:val="002A1BB6"/>
    <w:rsid w:val="002A3333"/>
    <w:rsid w:val="002A4DBB"/>
    <w:rsid w:val="002A5017"/>
    <w:rsid w:val="002A6097"/>
    <w:rsid w:val="002A664D"/>
    <w:rsid w:val="002B2238"/>
    <w:rsid w:val="002B4886"/>
    <w:rsid w:val="002B5B35"/>
    <w:rsid w:val="002B644A"/>
    <w:rsid w:val="002C4395"/>
    <w:rsid w:val="002C43B5"/>
    <w:rsid w:val="002C5279"/>
    <w:rsid w:val="002C53A2"/>
    <w:rsid w:val="002C53E5"/>
    <w:rsid w:val="002C56A1"/>
    <w:rsid w:val="002C78D0"/>
    <w:rsid w:val="002D0DF0"/>
    <w:rsid w:val="002D4420"/>
    <w:rsid w:val="002D7B77"/>
    <w:rsid w:val="002D7CEA"/>
    <w:rsid w:val="002E72A0"/>
    <w:rsid w:val="002F1254"/>
    <w:rsid w:val="002F1699"/>
    <w:rsid w:val="002F2285"/>
    <w:rsid w:val="002F5F36"/>
    <w:rsid w:val="002F79B3"/>
    <w:rsid w:val="003027A8"/>
    <w:rsid w:val="00302E97"/>
    <w:rsid w:val="00303455"/>
    <w:rsid w:val="00303B12"/>
    <w:rsid w:val="0030420D"/>
    <w:rsid w:val="003042F9"/>
    <w:rsid w:val="00310E8A"/>
    <w:rsid w:val="00312193"/>
    <w:rsid w:val="003125F3"/>
    <w:rsid w:val="00315445"/>
    <w:rsid w:val="00315D38"/>
    <w:rsid w:val="00321FB2"/>
    <w:rsid w:val="0032260D"/>
    <w:rsid w:val="003268C7"/>
    <w:rsid w:val="00326A4E"/>
    <w:rsid w:val="00330B70"/>
    <w:rsid w:val="00333850"/>
    <w:rsid w:val="00333A81"/>
    <w:rsid w:val="00334BD2"/>
    <w:rsid w:val="003357C9"/>
    <w:rsid w:val="00335E58"/>
    <w:rsid w:val="00335FC2"/>
    <w:rsid w:val="003360D5"/>
    <w:rsid w:val="00341E0E"/>
    <w:rsid w:val="00342F3A"/>
    <w:rsid w:val="0034393F"/>
    <w:rsid w:val="00350158"/>
    <w:rsid w:val="00350CA3"/>
    <w:rsid w:val="00352B50"/>
    <w:rsid w:val="00354165"/>
    <w:rsid w:val="00354962"/>
    <w:rsid w:val="00355FB1"/>
    <w:rsid w:val="003600B2"/>
    <w:rsid w:val="0036150E"/>
    <w:rsid w:val="00362876"/>
    <w:rsid w:val="0036579B"/>
    <w:rsid w:val="00372226"/>
    <w:rsid w:val="0037404A"/>
    <w:rsid w:val="00375F50"/>
    <w:rsid w:val="003764E8"/>
    <w:rsid w:val="00377862"/>
    <w:rsid w:val="0038297B"/>
    <w:rsid w:val="0038324A"/>
    <w:rsid w:val="0038439B"/>
    <w:rsid w:val="003867FD"/>
    <w:rsid w:val="00386EA9"/>
    <w:rsid w:val="00390D84"/>
    <w:rsid w:val="00393660"/>
    <w:rsid w:val="003A0F07"/>
    <w:rsid w:val="003A2168"/>
    <w:rsid w:val="003A22E5"/>
    <w:rsid w:val="003A2A88"/>
    <w:rsid w:val="003A2CF5"/>
    <w:rsid w:val="003A2ECE"/>
    <w:rsid w:val="003A5BE4"/>
    <w:rsid w:val="003A5CB5"/>
    <w:rsid w:val="003A5FCE"/>
    <w:rsid w:val="003A7DB9"/>
    <w:rsid w:val="003B44DB"/>
    <w:rsid w:val="003B4A6E"/>
    <w:rsid w:val="003B5AC2"/>
    <w:rsid w:val="003B6880"/>
    <w:rsid w:val="003B7112"/>
    <w:rsid w:val="003B7753"/>
    <w:rsid w:val="003C4FA1"/>
    <w:rsid w:val="003C5974"/>
    <w:rsid w:val="003C75AF"/>
    <w:rsid w:val="003D230B"/>
    <w:rsid w:val="003D6BF6"/>
    <w:rsid w:val="003D7F32"/>
    <w:rsid w:val="003E3F24"/>
    <w:rsid w:val="003E4143"/>
    <w:rsid w:val="003E4DBA"/>
    <w:rsid w:val="003E5AE4"/>
    <w:rsid w:val="003E6B93"/>
    <w:rsid w:val="003E7695"/>
    <w:rsid w:val="003E773F"/>
    <w:rsid w:val="003F37C2"/>
    <w:rsid w:val="003F4BED"/>
    <w:rsid w:val="003F6456"/>
    <w:rsid w:val="003F7CCE"/>
    <w:rsid w:val="00401193"/>
    <w:rsid w:val="0040179E"/>
    <w:rsid w:val="00403364"/>
    <w:rsid w:val="004079DE"/>
    <w:rsid w:val="004101DF"/>
    <w:rsid w:val="00410D41"/>
    <w:rsid w:val="00410FF2"/>
    <w:rsid w:val="004131F5"/>
    <w:rsid w:val="00414769"/>
    <w:rsid w:val="00416855"/>
    <w:rsid w:val="00421ADB"/>
    <w:rsid w:val="00424328"/>
    <w:rsid w:val="00424D89"/>
    <w:rsid w:val="0042557C"/>
    <w:rsid w:val="00426181"/>
    <w:rsid w:val="00427381"/>
    <w:rsid w:val="004344B1"/>
    <w:rsid w:val="00434B68"/>
    <w:rsid w:val="00434FEC"/>
    <w:rsid w:val="00435EB0"/>
    <w:rsid w:val="00440E5A"/>
    <w:rsid w:val="00441396"/>
    <w:rsid w:val="00441750"/>
    <w:rsid w:val="0044292D"/>
    <w:rsid w:val="00442DCA"/>
    <w:rsid w:val="00445913"/>
    <w:rsid w:val="00447511"/>
    <w:rsid w:val="00450D61"/>
    <w:rsid w:val="004549DA"/>
    <w:rsid w:val="00461CC2"/>
    <w:rsid w:val="004642DF"/>
    <w:rsid w:val="004663B3"/>
    <w:rsid w:val="00474148"/>
    <w:rsid w:val="00474D74"/>
    <w:rsid w:val="00476AE8"/>
    <w:rsid w:val="004779AD"/>
    <w:rsid w:val="0048048E"/>
    <w:rsid w:val="00481C1A"/>
    <w:rsid w:val="00484ED4"/>
    <w:rsid w:val="00485D47"/>
    <w:rsid w:val="00486C55"/>
    <w:rsid w:val="00487CD9"/>
    <w:rsid w:val="0049013F"/>
    <w:rsid w:val="004903D4"/>
    <w:rsid w:val="00494870"/>
    <w:rsid w:val="00494DAE"/>
    <w:rsid w:val="004A289A"/>
    <w:rsid w:val="004A327D"/>
    <w:rsid w:val="004A7634"/>
    <w:rsid w:val="004A7864"/>
    <w:rsid w:val="004A7A2E"/>
    <w:rsid w:val="004A7F77"/>
    <w:rsid w:val="004B0EB5"/>
    <w:rsid w:val="004B195B"/>
    <w:rsid w:val="004B36EC"/>
    <w:rsid w:val="004B5DE6"/>
    <w:rsid w:val="004B7E95"/>
    <w:rsid w:val="004C19F8"/>
    <w:rsid w:val="004C35F2"/>
    <w:rsid w:val="004C78AC"/>
    <w:rsid w:val="004D04D6"/>
    <w:rsid w:val="004D1940"/>
    <w:rsid w:val="004D3F7F"/>
    <w:rsid w:val="004D4D7F"/>
    <w:rsid w:val="004D5E22"/>
    <w:rsid w:val="004E33E8"/>
    <w:rsid w:val="004E353D"/>
    <w:rsid w:val="004E5886"/>
    <w:rsid w:val="004F0F95"/>
    <w:rsid w:val="004F1A3C"/>
    <w:rsid w:val="004F467D"/>
    <w:rsid w:val="004F4958"/>
    <w:rsid w:val="004F4AC8"/>
    <w:rsid w:val="005003B5"/>
    <w:rsid w:val="00501B14"/>
    <w:rsid w:val="00501E79"/>
    <w:rsid w:val="00502232"/>
    <w:rsid w:val="00502C1B"/>
    <w:rsid w:val="00503B57"/>
    <w:rsid w:val="00507509"/>
    <w:rsid w:val="00507C4F"/>
    <w:rsid w:val="005105EF"/>
    <w:rsid w:val="00511491"/>
    <w:rsid w:val="0051189A"/>
    <w:rsid w:val="00511E63"/>
    <w:rsid w:val="005121C3"/>
    <w:rsid w:val="005177F2"/>
    <w:rsid w:val="00521315"/>
    <w:rsid w:val="005227D9"/>
    <w:rsid w:val="00522FF3"/>
    <w:rsid w:val="00530872"/>
    <w:rsid w:val="005322FF"/>
    <w:rsid w:val="00537B0F"/>
    <w:rsid w:val="005435B2"/>
    <w:rsid w:val="005440EC"/>
    <w:rsid w:val="005502CE"/>
    <w:rsid w:val="00550C33"/>
    <w:rsid w:val="005536E8"/>
    <w:rsid w:val="00554169"/>
    <w:rsid w:val="0055465E"/>
    <w:rsid w:val="00556B43"/>
    <w:rsid w:val="00556E7C"/>
    <w:rsid w:val="0055731A"/>
    <w:rsid w:val="00557BD5"/>
    <w:rsid w:val="00561578"/>
    <w:rsid w:val="005644AA"/>
    <w:rsid w:val="00566F2B"/>
    <w:rsid w:val="00567AFF"/>
    <w:rsid w:val="005711E8"/>
    <w:rsid w:val="00571B77"/>
    <w:rsid w:val="00572791"/>
    <w:rsid w:val="00572F32"/>
    <w:rsid w:val="005743CC"/>
    <w:rsid w:val="00580B7A"/>
    <w:rsid w:val="00580C96"/>
    <w:rsid w:val="00583569"/>
    <w:rsid w:val="005845C3"/>
    <w:rsid w:val="00594116"/>
    <w:rsid w:val="00595076"/>
    <w:rsid w:val="005A14DC"/>
    <w:rsid w:val="005A2E43"/>
    <w:rsid w:val="005A306E"/>
    <w:rsid w:val="005A46DF"/>
    <w:rsid w:val="005A611A"/>
    <w:rsid w:val="005A7854"/>
    <w:rsid w:val="005B18F0"/>
    <w:rsid w:val="005B2512"/>
    <w:rsid w:val="005B2A6F"/>
    <w:rsid w:val="005B55F4"/>
    <w:rsid w:val="005C1546"/>
    <w:rsid w:val="005C1747"/>
    <w:rsid w:val="005C2AD1"/>
    <w:rsid w:val="005C3A43"/>
    <w:rsid w:val="005C3BC5"/>
    <w:rsid w:val="005C6702"/>
    <w:rsid w:val="005C67DF"/>
    <w:rsid w:val="005D0805"/>
    <w:rsid w:val="005D1375"/>
    <w:rsid w:val="005D2202"/>
    <w:rsid w:val="005D367B"/>
    <w:rsid w:val="005D4A04"/>
    <w:rsid w:val="005D4EC9"/>
    <w:rsid w:val="005D741D"/>
    <w:rsid w:val="005D76CF"/>
    <w:rsid w:val="005E10E6"/>
    <w:rsid w:val="005E1498"/>
    <w:rsid w:val="005E312E"/>
    <w:rsid w:val="005E7039"/>
    <w:rsid w:val="005F2743"/>
    <w:rsid w:val="005F3143"/>
    <w:rsid w:val="005F38F6"/>
    <w:rsid w:val="005F4261"/>
    <w:rsid w:val="005F584F"/>
    <w:rsid w:val="005F699D"/>
    <w:rsid w:val="00602423"/>
    <w:rsid w:val="00614849"/>
    <w:rsid w:val="00616FB2"/>
    <w:rsid w:val="006203BC"/>
    <w:rsid w:val="00621A60"/>
    <w:rsid w:val="006261B5"/>
    <w:rsid w:val="00626265"/>
    <w:rsid w:val="00626619"/>
    <w:rsid w:val="00627745"/>
    <w:rsid w:val="006300D8"/>
    <w:rsid w:val="00631400"/>
    <w:rsid w:val="00631A60"/>
    <w:rsid w:val="006344BF"/>
    <w:rsid w:val="00634858"/>
    <w:rsid w:val="00637DB1"/>
    <w:rsid w:val="00640391"/>
    <w:rsid w:val="0064249F"/>
    <w:rsid w:val="00642FE5"/>
    <w:rsid w:val="006432A6"/>
    <w:rsid w:val="00650D7E"/>
    <w:rsid w:val="006519FC"/>
    <w:rsid w:val="00651B71"/>
    <w:rsid w:val="006521F2"/>
    <w:rsid w:val="006525AA"/>
    <w:rsid w:val="00652B6A"/>
    <w:rsid w:val="006530B0"/>
    <w:rsid w:val="00657045"/>
    <w:rsid w:val="00657AB9"/>
    <w:rsid w:val="0066031F"/>
    <w:rsid w:val="0066084E"/>
    <w:rsid w:val="006608B4"/>
    <w:rsid w:val="0066288E"/>
    <w:rsid w:val="00663226"/>
    <w:rsid w:val="00666EDE"/>
    <w:rsid w:val="00667CE9"/>
    <w:rsid w:val="0067016D"/>
    <w:rsid w:val="00673D3F"/>
    <w:rsid w:val="00677AA5"/>
    <w:rsid w:val="00684B36"/>
    <w:rsid w:val="00685171"/>
    <w:rsid w:val="00686C60"/>
    <w:rsid w:val="0068731F"/>
    <w:rsid w:val="00687EFD"/>
    <w:rsid w:val="0069268F"/>
    <w:rsid w:val="00692950"/>
    <w:rsid w:val="0069308A"/>
    <w:rsid w:val="006941CC"/>
    <w:rsid w:val="006959C2"/>
    <w:rsid w:val="00696D6B"/>
    <w:rsid w:val="006A25BC"/>
    <w:rsid w:val="006A36EE"/>
    <w:rsid w:val="006A64E6"/>
    <w:rsid w:val="006B0DD9"/>
    <w:rsid w:val="006B2194"/>
    <w:rsid w:val="006B326B"/>
    <w:rsid w:val="006B699F"/>
    <w:rsid w:val="006C4DAC"/>
    <w:rsid w:val="006C6DEF"/>
    <w:rsid w:val="006C6F3A"/>
    <w:rsid w:val="006C6F4D"/>
    <w:rsid w:val="006C7247"/>
    <w:rsid w:val="006D17A6"/>
    <w:rsid w:val="006D3E80"/>
    <w:rsid w:val="006D4C16"/>
    <w:rsid w:val="006D7B88"/>
    <w:rsid w:val="006E11A6"/>
    <w:rsid w:val="006E341C"/>
    <w:rsid w:val="006E4B37"/>
    <w:rsid w:val="006E6CB1"/>
    <w:rsid w:val="006F42B2"/>
    <w:rsid w:val="006F6045"/>
    <w:rsid w:val="006F7005"/>
    <w:rsid w:val="006F7C23"/>
    <w:rsid w:val="00700F10"/>
    <w:rsid w:val="00702918"/>
    <w:rsid w:val="007034BF"/>
    <w:rsid w:val="007039D2"/>
    <w:rsid w:val="00704A4E"/>
    <w:rsid w:val="007055F2"/>
    <w:rsid w:val="00705AC9"/>
    <w:rsid w:val="007063B9"/>
    <w:rsid w:val="00707230"/>
    <w:rsid w:val="0070756C"/>
    <w:rsid w:val="00710292"/>
    <w:rsid w:val="00710984"/>
    <w:rsid w:val="00711C21"/>
    <w:rsid w:val="00712061"/>
    <w:rsid w:val="00713491"/>
    <w:rsid w:val="00713D18"/>
    <w:rsid w:val="007145C2"/>
    <w:rsid w:val="007146BA"/>
    <w:rsid w:val="00715AAE"/>
    <w:rsid w:val="007200C8"/>
    <w:rsid w:val="007206E9"/>
    <w:rsid w:val="007209AF"/>
    <w:rsid w:val="00722811"/>
    <w:rsid w:val="00723D0D"/>
    <w:rsid w:val="00723F6F"/>
    <w:rsid w:val="00724F6C"/>
    <w:rsid w:val="00730EB4"/>
    <w:rsid w:val="00733913"/>
    <w:rsid w:val="00733F35"/>
    <w:rsid w:val="00734395"/>
    <w:rsid w:val="007345CF"/>
    <w:rsid w:val="00736889"/>
    <w:rsid w:val="0073699B"/>
    <w:rsid w:val="0074049B"/>
    <w:rsid w:val="007407EA"/>
    <w:rsid w:val="00741603"/>
    <w:rsid w:val="00742F3D"/>
    <w:rsid w:val="0074386F"/>
    <w:rsid w:val="00745A18"/>
    <w:rsid w:val="00745C2C"/>
    <w:rsid w:val="00746124"/>
    <w:rsid w:val="00750F57"/>
    <w:rsid w:val="007512E6"/>
    <w:rsid w:val="00751E8A"/>
    <w:rsid w:val="0075244A"/>
    <w:rsid w:val="00753427"/>
    <w:rsid w:val="00755B15"/>
    <w:rsid w:val="007579FB"/>
    <w:rsid w:val="00762928"/>
    <w:rsid w:val="00762DB6"/>
    <w:rsid w:val="00762F5C"/>
    <w:rsid w:val="00765FA4"/>
    <w:rsid w:val="00766D55"/>
    <w:rsid w:val="007678C5"/>
    <w:rsid w:val="00775540"/>
    <w:rsid w:val="007826C2"/>
    <w:rsid w:val="00782ADA"/>
    <w:rsid w:val="007830A1"/>
    <w:rsid w:val="007839AE"/>
    <w:rsid w:val="00783D65"/>
    <w:rsid w:val="00784BD5"/>
    <w:rsid w:val="007851A2"/>
    <w:rsid w:val="007866F0"/>
    <w:rsid w:val="007870DB"/>
    <w:rsid w:val="007901D9"/>
    <w:rsid w:val="00793DF9"/>
    <w:rsid w:val="007940F7"/>
    <w:rsid w:val="00795EC1"/>
    <w:rsid w:val="00797E49"/>
    <w:rsid w:val="007A14C3"/>
    <w:rsid w:val="007A53AE"/>
    <w:rsid w:val="007B0E97"/>
    <w:rsid w:val="007B148F"/>
    <w:rsid w:val="007B2063"/>
    <w:rsid w:val="007B255F"/>
    <w:rsid w:val="007B636A"/>
    <w:rsid w:val="007C2D00"/>
    <w:rsid w:val="007C2D40"/>
    <w:rsid w:val="007C3F8C"/>
    <w:rsid w:val="007C59F6"/>
    <w:rsid w:val="007C5CB7"/>
    <w:rsid w:val="007C5D73"/>
    <w:rsid w:val="007C7C6F"/>
    <w:rsid w:val="007D04C4"/>
    <w:rsid w:val="007D0DE6"/>
    <w:rsid w:val="007D18BD"/>
    <w:rsid w:val="007D25A1"/>
    <w:rsid w:val="007D4DBC"/>
    <w:rsid w:val="007D570C"/>
    <w:rsid w:val="007D5FBF"/>
    <w:rsid w:val="007D6534"/>
    <w:rsid w:val="007E062C"/>
    <w:rsid w:val="007E0C0B"/>
    <w:rsid w:val="007E2BA2"/>
    <w:rsid w:val="007E4C5E"/>
    <w:rsid w:val="007E57BB"/>
    <w:rsid w:val="007F15B7"/>
    <w:rsid w:val="007F583D"/>
    <w:rsid w:val="007F697F"/>
    <w:rsid w:val="007F75F9"/>
    <w:rsid w:val="008004B6"/>
    <w:rsid w:val="00806890"/>
    <w:rsid w:val="00807DCB"/>
    <w:rsid w:val="0081041F"/>
    <w:rsid w:val="00810D46"/>
    <w:rsid w:val="00812607"/>
    <w:rsid w:val="00813B10"/>
    <w:rsid w:val="00814856"/>
    <w:rsid w:val="00815ABE"/>
    <w:rsid w:val="00816EF0"/>
    <w:rsid w:val="008227E0"/>
    <w:rsid w:val="008273F1"/>
    <w:rsid w:val="00830451"/>
    <w:rsid w:val="00830D2C"/>
    <w:rsid w:val="00831025"/>
    <w:rsid w:val="00836167"/>
    <w:rsid w:val="00837A51"/>
    <w:rsid w:val="008403DD"/>
    <w:rsid w:val="0084172F"/>
    <w:rsid w:val="00842302"/>
    <w:rsid w:val="00843400"/>
    <w:rsid w:val="0084645F"/>
    <w:rsid w:val="00846C6C"/>
    <w:rsid w:val="00850966"/>
    <w:rsid w:val="00852B27"/>
    <w:rsid w:val="0085343D"/>
    <w:rsid w:val="00854172"/>
    <w:rsid w:val="00860388"/>
    <w:rsid w:val="00860530"/>
    <w:rsid w:val="00861529"/>
    <w:rsid w:val="00863315"/>
    <w:rsid w:val="00863F5F"/>
    <w:rsid w:val="00867DEF"/>
    <w:rsid w:val="00871524"/>
    <w:rsid w:val="00873BF6"/>
    <w:rsid w:val="00874ED8"/>
    <w:rsid w:val="008772D1"/>
    <w:rsid w:val="00881C41"/>
    <w:rsid w:val="0088591B"/>
    <w:rsid w:val="0089331C"/>
    <w:rsid w:val="008935FC"/>
    <w:rsid w:val="008974AA"/>
    <w:rsid w:val="00897940"/>
    <w:rsid w:val="008A6253"/>
    <w:rsid w:val="008B10D4"/>
    <w:rsid w:val="008B24E3"/>
    <w:rsid w:val="008B322C"/>
    <w:rsid w:val="008B6245"/>
    <w:rsid w:val="008C16AE"/>
    <w:rsid w:val="008C1881"/>
    <w:rsid w:val="008C19B7"/>
    <w:rsid w:val="008C3064"/>
    <w:rsid w:val="008C3B7B"/>
    <w:rsid w:val="008C3CF9"/>
    <w:rsid w:val="008C574E"/>
    <w:rsid w:val="008D0C9F"/>
    <w:rsid w:val="008D3D32"/>
    <w:rsid w:val="008D57B8"/>
    <w:rsid w:val="008D5F5F"/>
    <w:rsid w:val="008D7DE2"/>
    <w:rsid w:val="008E0B8A"/>
    <w:rsid w:val="008E1874"/>
    <w:rsid w:val="008E1A38"/>
    <w:rsid w:val="008E4B64"/>
    <w:rsid w:val="008E5E9F"/>
    <w:rsid w:val="008F084F"/>
    <w:rsid w:val="008F12EE"/>
    <w:rsid w:val="008F21B7"/>
    <w:rsid w:val="008F479C"/>
    <w:rsid w:val="009027D1"/>
    <w:rsid w:val="009054E8"/>
    <w:rsid w:val="0090590D"/>
    <w:rsid w:val="009060CD"/>
    <w:rsid w:val="009073E4"/>
    <w:rsid w:val="00910D7C"/>
    <w:rsid w:val="00911867"/>
    <w:rsid w:val="00911D1C"/>
    <w:rsid w:val="00911EAF"/>
    <w:rsid w:val="00912CB6"/>
    <w:rsid w:val="0091682E"/>
    <w:rsid w:val="00916A00"/>
    <w:rsid w:val="00917676"/>
    <w:rsid w:val="009177C4"/>
    <w:rsid w:val="00917A91"/>
    <w:rsid w:val="00920363"/>
    <w:rsid w:val="00922D36"/>
    <w:rsid w:val="00931226"/>
    <w:rsid w:val="00934311"/>
    <w:rsid w:val="009370A6"/>
    <w:rsid w:val="0093780E"/>
    <w:rsid w:val="00940188"/>
    <w:rsid w:val="00941AD1"/>
    <w:rsid w:val="0094632E"/>
    <w:rsid w:val="009472AF"/>
    <w:rsid w:val="00950489"/>
    <w:rsid w:val="0095255A"/>
    <w:rsid w:val="00952691"/>
    <w:rsid w:val="00954E3D"/>
    <w:rsid w:val="0095674A"/>
    <w:rsid w:val="00960F5E"/>
    <w:rsid w:val="00963F45"/>
    <w:rsid w:val="00965253"/>
    <w:rsid w:val="0097041A"/>
    <w:rsid w:val="00971235"/>
    <w:rsid w:val="00972DFC"/>
    <w:rsid w:val="00977AF4"/>
    <w:rsid w:val="00980C8B"/>
    <w:rsid w:val="00980D68"/>
    <w:rsid w:val="0098443F"/>
    <w:rsid w:val="009849E4"/>
    <w:rsid w:val="009916FB"/>
    <w:rsid w:val="00991C1E"/>
    <w:rsid w:val="009A382C"/>
    <w:rsid w:val="009A765B"/>
    <w:rsid w:val="009A7C4F"/>
    <w:rsid w:val="009A7D45"/>
    <w:rsid w:val="009B113C"/>
    <w:rsid w:val="009B146B"/>
    <w:rsid w:val="009B2B92"/>
    <w:rsid w:val="009B3DAA"/>
    <w:rsid w:val="009B7C38"/>
    <w:rsid w:val="009C01C5"/>
    <w:rsid w:val="009C3DC4"/>
    <w:rsid w:val="009D0DC7"/>
    <w:rsid w:val="009D5273"/>
    <w:rsid w:val="009D7D87"/>
    <w:rsid w:val="009E60D8"/>
    <w:rsid w:val="009E7D88"/>
    <w:rsid w:val="009F4B70"/>
    <w:rsid w:val="009F56E2"/>
    <w:rsid w:val="00A00B8F"/>
    <w:rsid w:val="00A00BF4"/>
    <w:rsid w:val="00A0121F"/>
    <w:rsid w:val="00A067B1"/>
    <w:rsid w:val="00A112C2"/>
    <w:rsid w:val="00A11596"/>
    <w:rsid w:val="00A120B1"/>
    <w:rsid w:val="00A13082"/>
    <w:rsid w:val="00A130A5"/>
    <w:rsid w:val="00A13E28"/>
    <w:rsid w:val="00A17CAE"/>
    <w:rsid w:val="00A20B96"/>
    <w:rsid w:val="00A212D8"/>
    <w:rsid w:val="00A21D4B"/>
    <w:rsid w:val="00A23F8A"/>
    <w:rsid w:val="00A25A36"/>
    <w:rsid w:val="00A311DB"/>
    <w:rsid w:val="00A3124B"/>
    <w:rsid w:val="00A3272A"/>
    <w:rsid w:val="00A35ADE"/>
    <w:rsid w:val="00A37ABA"/>
    <w:rsid w:val="00A40B24"/>
    <w:rsid w:val="00A436D2"/>
    <w:rsid w:val="00A4443E"/>
    <w:rsid w:val="00A450FB"/>
    <w:rsid w:val="00A47DFF"/>
    <w:rsid w:val="00A50B10"/>
    <w:rsid w:val="00A523B7"/>
    <w:rsid w:val="00A53137"/>
    <w:rsid w:val="00A562AB"/>
    <w:rsid w:val="00A56B2B"/>
    <w:rsid w:val="00A57C2B"/>
    <w:rsid w:val="00A61D4F"/>
    <w:rsid w:val="00A62474"/>
    <w:rsid w:val="00A626FD"/>
    <w:rsid w:val="00A63325"/>
    <w:rsid w:val="00A648F5"/>
    <w:rsid w:val="00A657B6"/>
    <w:rsid w:val="00A66E06"/>
    <w:rsid w:val="00A66FAE"/>
    <w:rsid w:val="00A679DD"/>
    <w:rsid w:val="00A67B36"/>
    <w:rsid w:val="00A714AF"/>
    <w:rsid w:val="00A721CF"/>
    <w:rsid w:val="00A759EB"/>
    <w:rsid w:val="00A75CA6"/>
    <w:rsid w:val="00A80F6E"/>
    <w:rsid w:val="00A8232E"/>
    <w:rsid w:val="00A8306E"/>
    <w:rsid w:val="00A85E87"/>
    <w:rsid w:val="00A86E5F"/>
    <w:rsid w:val="00A94C8F"/>
    <w:rsid w:val="00A95084"/>
    <w:rsid w:val="00AA37F6"/>
    <w:rsid w:val="00AA58E7"/>
    <w:rsid w:val="00AA6A07"/>
    <w:rsid w:val="00AB39B8"/>
    <w:rsid w:val="00AB5A38"/>
    <w:rsid w:val="00AB5DB9"/>
    <w:rsid w:val="00AC01A0"/>
    <w:rsid w:val="00AC1CF8"/>
    <w:rsid w:val="00AC2ED5"/>
    <w:rsid w:val="00AC5B28"/>
    <w:rsid w:val="00AC6098"/>
    <w:rsid w:val="00AC630F"/>
    <w:rsid w:val="00AD0F75"/>
    <w:rsid w:val="00AD4DE2"/>
    <w:rsid w:val="00AD66BA"/>
    <w:rsid w:val="00AD6830"/>
    <w:rsid w:val="00AE7DD7"/>
    <w:rsid w:val="00AF2586"/>
    <w:rsid w:val="00AF2928"/>
    <w:rsid w:val="00AF4158"/>
    <w:rsid w:val="00AF4A81"/>
    <w:rsid w:val="00AF710E"/>
    <w:rsid w:val="00B00AFE"/>
    <w:rsid w:val="00B00D3F"/>
    <w:rsid w:val="00B05CD5"/>
    <w:rsid w:val="00B05ED6"/>
    <w:rsid w:val="00B10C1D"/>
    <w:rsid w:val="00B165B2"/>
    <w:rsid w:val="00B20F81"/>
    <w:rsid w:val="00B220A5"/>
    <w:rsid w:val="00B2253E"/>
    <w:rsid w:val="00B226AF"/>
    <w:rsid w:val="00B234BD"/>
    <w:rsid w:val="00B272AE"/>
    <w:rsid w:val="00B31638"/>
    <w:rsid w:val="00B326FE"/>
    <w:rsid w:val="00B339D4"/>
    <w:rsid w:val="00B3499E"/>
    <w:rsid w:val="00B402D9"/>
    <w:rsid w:val="00B41144"/>
    <w:rsid w:val="00B4306D"/>
    <w:rsid w:val="00B4437E"/>
    <w:rsid w:val="00B461F1"/>
    <w:rsid w:val="00B53417"/>
    <w:rsid w:val="00B54751"/>
    <w:rsid w:val="00B547EE"/>
    <w:rsid w:val="00B548BA"/>
    <w:rsid w:val="00B5739D"/>
    <w:rsid w:val="00B6088E"/>
    <w:rsid w:val="00B61534"/>
    <w:rsid w:val="00B63E43"/>
    <w:rsid w:val="00B66644"/>
    <w:rsid w:val="00B6725C"/>
    <w:rsid w:val="00B67697"/>
    <w:rsid w:val="00B707DE"/>
    <w:rsid w:val="00B729F4"/>
    <w:rsid w:val="00B77FC7"/>
    <w:rsid w:val="00B813FD"/>
    <w:rsid w:val="00B81688"/>
    <w:rsid w:val="00B84127"/>
    <w:rsid w:val="00B8780B"/>
    <w:rsid w:val="00B9017C"/>
    <w:rsid w:val="00B93865"/>
    <w:rsid w:val="00B9494B"/>
    <w:rsid w:val="00B97A23"/>
    <w:rsid w:val="00B97EE0"/>
    <w:rsid w:val="00BB1F63"/>
    <w:rsid w:val="00BB27B8"/>
    <w:rsid w:val="00BB3790"/>
    <w:rsid w:val="00BC08C9"/>
    <w:rsid w:val="00BC7C35"/>
    <w:rsid w:val="00BD49BB"/>
    <w:rsid w:val="00BE5020"/>
    <w:rsid w:val="00BF0D21"/>
    <w:rsid w:val="00BF7447"/>
    <w:rsid w:val="00C0264E"/>
    <w:rsid w:val="00C026AF"/>
    <w:rsid w:val="00C02F81"/>
    <w:rsid w:val="00C04384"/>
    <w:rsid w:val="00C14954"/>
    <w:rsid w:val="00C14AEC"/>
    <w:rsid w:val="00C16554"/>
    <w:rsid w:val="00C21295"/>
    <w:rsid w:val="00C21B50"/>
    <w:rsid w:val="00C23633"/>
    <w:rsid w:val="00C24773"/>
    <w:rsid w:val="00C24C43"/>
    <w:rsid w:val="00C27F1D"/>
    <w:rsid w:val="00C3208E"/>
    <w:rsid w:val="00C357D2"/>
    <w:rsid w:val="00C368B1"/>
    <w:rsid w:val="00C3705A"/>
    <w:rsid w:val="00C37B0E"/>
    <w:rsid w:val="00C423B2"/>
    <w:rsid w:val="00C43EB2"/>
    <w:rsid w:val="00C452C2"/>
    <w:rsid w:val="00C45EA6"/>
    <w:rsid w:val="00C47816"/>
    <w:rsid w:val="00C51FE2"/>
    <w:rsid w:val="00C536E8"/>
    <w:rsid w:val="00C56FFF"/>
    <w:rsid w:val="00C5786D"/>
    <w:rsid w:val="00C6046C"/>
    <w:rsid w:val="00C613BD"/>
    <w:rsid w:val="00C64C19"/>
    <w:rsid w:val="00C64CC8"/>
    <w:rsid w:val="00C7036B"/>
    <w:rsid w:val="00C70E0A"/>
    <w:rsid w:val="00C7360D"/>
    <w:rsid w:val="00C74E90"/>
    <w:rsid w:val="00C77096"/>
    <w:rsid w:val="00C80A21"/>
    <w:rsid w:val="00C81E8A"/>
    <w:rsid w:val="00C84C99"/>
    <w:rsid w:val="00C84D08"/>
    <w:rsid w:val="00C86B97"/>
    <w:rsid w:val="00C8796C"/>
    <w:rsid w:val="00C925A1"/>
    <w:rsid w:val="00C93D1C"/>
    <w:rsid w:val="00C96F22"/>
    <w:rsid w:val="00CA0975"/>
    <w:rsid w:val="00CA41C8"/>
    <w:rsid w:val="00CA45D1"/>
    <w:rsid w:val="00CA5869"/>
    <w:rsid w:val="00CA5A14"/>
    <w:rsid w:val="00CA63E1"/>
    <w:rsid w:val="00CA65B5"/>
    <w:rsid w:val="00CA6D22"/>
    <w:rsid w:val="00CB2AC5"/>
    <w:rsid w:val="00CB6784"/>
    <w:rsid w:val="00CB67EE"/>
    <w:rsid w:val="00CB700A"/>
    <w:rsid w:val="00CC092A"/>
    <w:rsid w:val="00CC3F9E"/>
    <w:rsid w:val="00CD2C4B"/>
    <w:rsid w:val="00CD7DB5"/>
    <w:rsid w:val="00CE00C5"/>
    <w:rsid w:val="00CE1EFC"/>
    <w:rsid w:val="00CE685A"/>
    <w:rsid w:val="00CE7B1C"/>
    <w:rsid w:val="00CE7B59"/>
    <w:rsid w:val="00CF0A3A"/>
    <w:rsid w:val="00CF1021"/>
    <w:rsid w:val="00CF39E4"/>
    <w:rsid w:val="00CF5E6F"/>
    <w:rsid w:val="00CF7D6C"/>
    <w:rsid w:val="00D03D57"/>
    <w:rsid w:val="00D05E15"/>
    <w:rsid w:val="00D060D4"/>
    <w:rsid w:val="00D06F14"/>
    <w:rsid w:val="00D0762F"/>
    <w:rsid w:val="00D10CE6"/>
    <w:rsid w:val="00D11C49"/>
    <w:rsid w:val="00D12C5C"/>
    <w:rsid w:val="00D15DE2"/>
    <w:rsid w:val="00D2231E"/>
    <w:rsid w:val="00D23926"/>
    <w:rsid w:val="00D268B1"/>
    <w:rsid w:val="00D32A1F"/>
    <w:rsid w:val="00D33A5F"/>
    <w:rsid w:val="00D36C2E"/>
    <w:rsid w:val="00D40043"/>
    <w:rsid w:val="00D44194"/>
    <w:rsid w:val="00D44825"/>
    <w:rsid w:val="00D44CB1"/>
    <w:rsid w:val="00D46127"/>
    <w:rsid w:val="00D46D4C"/>
    <w:rsid w:val="00D47BCF"/>
    <w:rsid w:val="00D54929"/>
    <w:rsid w:val="00D54DDB"/>
    <w:rsid w:val="00D578A7"/>
    <w:rsid w:val="00D60726"/>
    <w:rsid w:val="00D66E74"/>
    <w:rsid w:val="00D6735D"/>
    <w:rsid w:val="00D713B4"/>
    <w:rsid w:val="00D7757B"/>
    <w:rsid w:val="00D779A4"/>
    <w:rsid w:val="00D836DA"/>
    <w:rsid w:val="00D84087"/>
    <w:rsid w:val="00D867BC"/>
    <w:rsid w:val="00D86E39"/>
    <w:rsid w:val="00D87DC5"/>
    <w:rsid w:val="00D958C8"/>
    <w:rsid w:val="00D9655C"/>
    <w:rsid w:val="00D97449"/>
    <w:rsid w:val="00D976C9"/>
    <w:rsid w:val="00DA1F39"/>
    <w:rsid w:val="00DA2D93"/>
    <w:rsid w:val="00DB0EA0"/>
    <w:rsid w:val="00DB3107"/>
    <w:rsid w:val="00DB315D"/>
    <w:rsid w:val="00DB51AE"/>
    <w:rsid w:val="00DC2B3D"/>
    <w:rsid w:val="00DC70EA"/>
    <w:rsid w:val="00DD10FB"/>
    <w:rsid w:val="00DD1E6C"/>
    <w:rsid w:val="00DD5234"/>
    <w:rsid w:val="00DD6634"/>
    <w:rsid w:val="00DD673B"/>
    <w:rsid w:val="00DD6855"/>
    <w:rsid w:val="00DD78A9"/>
    <w:rsid w:val="00DE2B97"/>
    <w:rsid w:val="00DE6AAC"/>
    <w:rsid w:val="00DF2DB1"/>
    <w:rsid w:val="00DF2FF2"/>
    <w:rsid w:val="00DF3EA0"/>
    <w:rsid w:val="00DF5075"/>
    <w:rsid w:val="00DF55AB"/>
    <w:rsid w:val="00DF76EE"/>
    <w:rsid w:val="00E041E7"/>
    <w:rsid w:val="00E051C9"/>
    <w:rsid w:val="00E053A6"/>
    <w:rsid w:val="00E06345"/>
    <w:rsid w:val="00E07A0E"/>
    <w:rsid w:val="00E07CAF"/>
    <w:rsid w:val="00E1118E"/>
    <w:rsid w:val="00E15C49"/>
    <w:rsid w:val="00E208E2"/>
    <w:rsid w:val="00E23479"/>
    <w:rsid w:val="00E25353"/>
    <w:rsid w:val="00E275C8"/>
    <w:rsid w:val="00E31094"/>
    <w:rsid w:val="00E32686"/>
    <w:rsid w:val="00E32E3C"/>
    <w:rsid w:val="00E33CA3"/>
    <w:rsid w:val="00E3411A"/>
    <w:rsid w:val="00E34DBC"/>
    <w:rsid w:val="00E46B33"/>
    <w:rsid w:val="00E46D7E"/>
    <w:rsid w:val="00E46E0C"/>
    <w:rsid w:val="00E47355"/>
    <w:rsid w:val="00E47645"/>
    <w:rsid w:val="00E535F3"/>
    <w:rsid w:val="00E64187"/>
    <w:rsid w:val="00E666D7"/>
    <w:rsid w:val="00E66A9E"/>
    <w:rsid w:val="00E7044E"/>
    <w:rsid w:val="00E7100D"/>
    <w:rsid w:val="00E71C6F"/>
    <w:rsid w:val="00E71D4C"/>
    <w:rsid w:val="00E76AFA"/>
    <w:rsid w:val="00E80A6A"/>
    <w:rsid w:val="00E838A2"/>
    <w:rsid w:val="00E83B1D"/>
    <w:rsid w:val="00E85D64"/>
    <w:rsid w:val="00E86D67"/>
    <w:rsid w:val="00E91B74"/>
    <w:rsid w:val="00E93408"/>
    <w:rsid w:val="00E95635"/>
    <w:rsid w:val="00E96D92"/>
    <w:rsid w:val="00EA10BE"/>
    <w:rsid w:val="00EA1DDB"/>
    <w:rsid w:val="00EA54AB"/>
    <w:rsid w:val="00EA6E66"/>
    <w:rsid w:val="00EA71BA"/>
    <w:rsid w:val="00EB01E5"/>
    <w:rsid w:val="00EB08A6"/>
    <w:rsid w:val="00EB163F"/>
    <w:rsid w:val="00EB25E3"/>
    <w:rsid w:val="00EB389F"/>
    <w:rsid w:val="00EB6653"/>
    <w:rsid w:val="00EC108A"/>
    <w:rsid w:val="00EC11CD"/>
    <w:rsid w:val="00EC527F"/>
    <w:rsid w:val="00EC679E"/>
    <w:rsid w:val="00ED06FB"/>
    <w:rsid w:val="00ED1790"/>
    <w:rsid w:val="00ED2371"/>
    <w:rsid w:val="00ED2392"/>
    <w:rsid w:val="00ED4188"/>
    <w:rsid w:val="00ED585C"/>
    <w:rsid w:val="00ED6A74"/>
    <w:rsid w:val="00EE02EF"/>
    <w:rsid w:val="00EE363E"/>
    <w:rsid w:val="00EE3AB9"/>
    <w:rsid w:val="00EE3BA9"/>
    <w:rsid w:val="00EE508C"/>
    <w:rsid w:val="00EE6C51"/>
    <w:rsid w:val="00EF0828"/>
    <w:rsid w:val="00EF17E0"/>
    <w:rsid w:val="00EF63C9"/>
    <w:rsid w:val="00F02453"/>
    <w:rsid w:val="00F04954"/>
    <w:rsid w:val="00F06BCD"/>
    <w:rsid w:val="00F07FA9"/>
    <w:rsid w:val="00F120F9"/>
    <w:rsid w:val="00F12634"/>
    <w:rsid w:val="00F1296D"/>
    <w:rsid w:val="00F14D39"/>
    <w:rsid w:val="00F162CC"/>
    <w:rsid w:val="00F21974"/>
    <w:rsid w:val="00F23AA6"/>
    <w:rsid w:val="00F240A2"/>
    <w:rsid w:val="00F249F2"/>
    <w:rsid w:val="00F277F7"/>
    <w:rsid w:val="00F3126B"/>
    <w:rsid w:val="00F37E5B"/>
    <w:rsid w:val="00F43AB7"/>
    <w:rsid w:val="00F46822"/>
    <w:rsid w:val="00F47E5E"/>
    <w:rsid w:val="00F50454"/>
    <w:rsid w:val="00F51C0E"/>
    <w:rsid w:val="00F52098"/>
    <w:rsid w:val="00F531BE"/>
    <w:rsid w:val="00F53B6A"/>
    <w:rsid w:val="00F53D58"/>
    <w:rsid w:val="00F54498"/>
    <w:rsid w:val="00F55B4F"/>
    <w:rsid w:val="00F55FEA"/>
    <w:rsid w:val="00F56249"/>
    <w:rsid w:val="00F62A1E"/>
    <w:rsid w:val="00F631C0"/>
    <w:rsid w:val="00F64A98"/>
    <w:rsid w:val="00F64F9A"/>
    <w:rsid w:val="00F6520F"/>
    <w:rsid w:val="00F65A9B"/>
    <w:rsid w:val="00F65D3B"/>
    <w:rsid w:val="00F7062A"/>
    <w:rsid w:val="00F71577"/>
    <w:rsid w:val="00F71B3B"/>
    <w:rsid w:val="00F7222F"/>
    <w:rsid w:val="00F77861"/>
    <w:rsid w:val="00F77BDE"/>
    <w:rsid w:val="00F81C2C"/>
    <w:rsid w:val="00F84544"/>
    <w:rsid w:val="00F86082"/>
    <w:rsid w:val="00F902F0"/>
    <w:rsid w:val="00F91B0E"/>
    <w:rsid w:val="00F926C5"/>
    <w:rsid w:val="00F92B31"/>
    <w:rsid w:val="00F92D6C"/>
    <w:rsid w:val="00F93347"/>
    <w:rsid w:val="00F93388"/>
    <w:rsid w:val="00FA04C4"/>
    <w:rsid w:val="00FA0AAE"/>
    <w:rsid w:val="00FA0CC6"/>
    <w:rsid w:val="00FA59F9"/>
    <w:rsid w:val="00FA6E66"/>
    <w:rsid w:val="00FB1FD8"/>
    <w:rsid w:val="00FB3E15"/>
    <w:rsid w:val="00FC1710"/>
    <w:rsid w:val="00FC1DF3"/>
    <w:rsid w:val="00FC3A7F"/>
    <w:rsid w:val="00FC3F24"/>
    <w:rsid w:val="00FC46D7"/>
    <w:rsid w:val="00FC7E76"/>
    <w:rsid w:val="00FD1828"/>
    <w:rsid w:val="00FD27EF"/>
    <w:rsid w:val="00FE259F"/>
    <w:rsid w:val="00FE3A41"/>
    <w:rsid w:val="00FE5EF1"/>
    <w:rsid w:val="00FE7242"/>
    <w:rsid w:val="00FE7FDB"/>
    <w:rsid w:val="00FF1453"/>
    <w:rsid w:val="00FF708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BF24847"/>
  <w15:chartTrackingRefBased/>
  <w15:docId w15:val="{DAD8C775-3C0D-4F48-8677-AA72C001D9B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E053A6"/>
    <w:pPr>
      <w:spacing w:after="0" w:line="240" w:lineRule="auto"/>
    </w:pPr>
    <w:rPr>
      <w:rFonts w:ascii="Times New Roman" w:eastAsia="Times New Roman" w:hAnsi="Times New Roman" w:cs="Times New Roman"/>
      <w:sz w:val="24"/>
      <w:szCs w:val="24"/>
      <w:lang w:val="en-AE"/>
    </w:rPr>
  </w:style>
  <w:style w:type="paragraph" w:styleId="Heading1">
    <w:name w:val="heading 1"/>
    <w:basedOn w:val="Normal"/>
    <w:next w:val="Normal"/>
    <w:link w:val="Heading1Char"/>
    <w:uiPriority w:val="9"/>
    <w:qFormat/>
    <w:rsid w:val="008E1874"/>
    <w:pPr>
      <w:keepNext/>
      <w:keepLines/>
      <w:spacing w:before="240"/>
      <w:jc w:val="center"/>
      <w:outlineLvl w:val="0"/>
    </w:pPr>
    <w:rPr>
      <w:b/>
      <w:bCs/>
      <w:color w:val="2F5496" w:themeColor="accent1" w:themeShade="BF"/>
      <w:sz w:val="32"/>
      <w:szCs w:val="32"/>
    </w:rPr>
  </w:style>
  <w:style w:type="paragraph" w:styleId="Heading2">
    <w:name w:val="heading 2"/>
    <w:basedOn w:val="ListParagraph"/>
    <w:next w:val="Normal"/>
    <w:link w:val="Heading2Char"/>
    <w:uiPriority w:val="9"/>
    <w:unhideWhenUsed/>
    <w:qFormat/>
    <w:rsid w:val="005F584F"/>
    <w:pPr>
      <w:numPr>
        <w:ilvl w:val="1"/>
        <w:numId w:val="1"/>
      </w:numPr>
      <w:outlineLvl w:val="1"/>
    </w:pPr>
    <w:rPr>
      <w:b/>
      <w:bCs/>
    </w:rPr>
  </w:style>
  <w:style w:type="paragraph" w:styleId="Heading3">
    <w:name w:val="heading 3"/>
    <w:basedOn w:val="Normal"/>
    <w:link w:val="Heading3Char"/>
    <w:uiPriority w:val="9"/>
    <w:qFormat/>
    <w:rsid w:val="00F77BDE"/>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C56FFF"/>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F77BDE"/>
    <w:rPr>
      <w:rFonts w:ascii="Times New Roman" w:eastAsia="Times New Roman" w:hAnsi="Times New Roman" w:cs="Times New Roman"/>
      <w:b/>
      <w:bCs/>
      <w:sz w:val="27"/>
      <w:szCs w:val="27"/>
      <w:lang w:eastAsia="en-US"/>
    </w:rPr>
  </w:style>
  <w:style w:type="paragraph" w:styleId="NormalWeb">
    <w:name w:val="Normal (Web)"/>
    <w:basedOn w:val="Normal"/>
    <w:uiPriority w:val="99"/>
    <w:semiHidden/>
    <w:unhideWhenUsed/>
    <w:rsid w:val="00F77BDE"/>
    <w:pPr>
      <w:spacing w:before="100" w:beforeAutospacing="1" w:after="100" w:afterAutospacing="1"/>
    </w:pPr>
  </w:style>
  <w:style w:type="character" w:styleId="Strong">
    <w:name w:val="Strong"/>
    <w:basedOn w:val="DefaultParagraphFont"/>
    <w:uiPriority w:val="22"/>
    <w:qFormat/>
    <w:rsid w:val="00F77BDE"/>
    <w:rPr>
      <w:b/>
      <w:bCs/>
    </w:rPr>
  </w:style>
  <w:style w:type="character" w:styleId="Hyperlink">
    <w:name w:val="Hyperlink"/>
    <w:basedOn w:val="DefaultParagraphFont"/>
    <w:uiPriority w:val="99"/>
    <w:unhideWhenUsed/>
    <w:rsid w:val="00F77BDE"/>
    <w:rPr>
      <w:color w:val="0000FF"/>
      <w:u w:val="single"/>
    </w:rPr>
  </w:style>
  <w:style w:type="paragraph" w:styleId="Header">
    <w:name w:val="header"/>
    <w:basedOn w:val="Normal"/>
    <w:link w:val="HeaderChar"/>
    <w:uiPriority w:val="99"/>
    <w:unhideWhenUsed/>
    <w:rsid w:val="00EB389F"/>
    <w:pPr>
      <w:tabs>
        <w:tab w:val="center" w:pos="4513"/>
        <w:tab w:val="right" w:pos="9026"/>
      </w:tabs>
    </w:pPr>
  </w:style>
  <w:style w:type="character" w:customStyle="1" w:styleId="HeaderChar">
    <w:name w:val="Header Char"/>
    <w:basedOn w:val="DefaultParagraphFont"/>
    <w:link w:val="Header"/>
    <w:uiPriority w:val="99"/>
    <w:rsid w:val="00EB389F"/>
  </w:style>
  <w:style w:type="paragraph" w:styleId="Footer">
    <w:name w:val="footer"/>
    <w:basedOn w:val="Normal"/>
    <w:link w:val="FooterChar"/>
    <w:uiPriority w:val="99"/>
    <w:unhideWhenUsed/>
    <w:rsid w:val="00EB389F"/>
    <w:pPr>
      <w:tabs>
        <w:tab w:val="center" w:pos="4513"/>
        <w:tab w:val="right" w:pos="9026"/>
      </w:tabs>
    </w:pPr>
  </w:style>
  <w:style w:type="character" w:customStyle="1" w:styleId="FooterChar">
    <w:name w:val="Footer Char"/>
    <w:basedOn w:val="DefaultParagraphFont"/>
    <w:link w:val="Footer"/>
    <w:uiPriority w:val="99"/>
    <w:rsid w:val="00EB389F"/>
  </w:style>
  <w:style w:type="table" w:customStyle="1" w:styleId="TableGrid">
    <w:name w:val="TableGrid"/>
    <w:rsid w:val="00297767"/>
    <w:pPr>
      <w:spacing w:after="0" w:line="240" w:lineRule="auto"/>
    </w:pPr>
    <w:rPr>
      <w:rFonts w:eastAsiaTheme="minorEastAsia"/>
      <w:sz w:val="24"/>
      <w:szCs w:val="24"/>
      <w:lang w:val="en-AE"/>
    </w:rPr>
    <w:tblPr>
      <w:tblCellMar>
        <w:top w:w="0" w:type="dxa"/>
        <w:left w:w="0" w:type="dxa"/>
        <w:bottom w:w="0" w:type="dxa"/>
        <w:right w:w="0" w:type="dxa"/>
      </w:tblCellMar>
    </w:tblPr>
  </w:style>
  <w:style w:type="character" w:customStyle="1" w:styleId="Heading1Char">
    <w:name w:val="Heading 1 Char"/>
    <w:basedOn w:val="DefaultParagraphFont"/>
    <w:link w:val="Heading1"/>
    <w:uiPriority w:val="9"/>
    <w:rsid w:val="008E1874"/>
    <w:rPr>
      <w:rFonts w:ascii="Times New Roman" w:eastAsia="Times New Roman" w:hAnsi="Times New Roman" w:cs="Times New Roman"/>
      <w:b/>
      <w:bCs/>
      <w:color w:val="2F5496" w:themeColor="accent1" w:themeShade="BF"/>
      <w:sz w:val="32"/>
      <w:szCs w:val="32"/>
    </w:rPr>
  </w:style>
  <w:style w:type="character" w:customStyle="1" w:styleId="Heading2Char">
    <w:name w:val="Heading 2 Char"/>
    <w:basedOn w:val="DefaultParagraphFont"/>
    <w:link w:val="Heading2"/>
    <w:uiPriority w:val="9"/>
    <w:rsid w:val="005F584F"/>
    <w:rPr>
      <w:rFonts w:ascii="Times New Roman" w:eastAsia="Times New Roman" w:hAnsi="Times New Roman" w:cs="Times New Roman"/>
      <w:b/>
      <w:bCs/>
      <w:sz w:val="24"/>
      <w:szCs w:val="24"/>
      <w:lang w:val="en-AE"/>
    </w:rPr>
  </w:style>
  <w:style w:type="paragraph" w:styleId="TOCHeading">
    <w:name w:val="TOC Heading"/>
    <w:basedOn w:val="Heading1"/>
    <w:next w:val="Normal"/>
    <w:uiPriority w:val="39"/>
    <w:unhideWhenUsed/>
    <w:qFormat/>
    <w:rsid w:val="00297767"/>
    <w:pPr>
      <w:spacing w:before="320"/>
      <w:outlineLvl w:val="9"/>
    </w:pPr>
  </w:style>
  <w:style w:type="paragraph" w:styleId="TOC1">
    <w:name w:val="toc 1"/>
    <w:basedOn w:val="Normal"/>
    <w:next w:val="Normal"/>
    <w:autoRedefine/>
    <w:uiPriority w:val="39"/>
    <w:unhideWhenUsed/>
    <w:rsid w:val="00297767"/>
    <w:pPr>
      <w:pBdr>
        <w:between w:val="double" w:sz="6" w:space="0" w:color="auto"/>
      </w:pBdr>
      <w:spacing w:before="120" w:after="120"/>
      <w:jc w:val="center"/>
    </w:pPr>
    <w:rPr>
      <w:rFonts w:cstheme="minorHAnsi"/>
      <w:b/>
      <w:bCs/>
      <w:i/>
      <w:iCs/>
      <w:szCs w:val="28"/>
    </w:rPr>
  </w:style>
  <w:style w:type="paragraph" w:styleId="TOC2">
    <w:name w:val="toc 2"/>
    <w:basedOn w:val="Normal"/>
    <w:next w:val="Normal"/>
    <w:autoRedefine/>
    <w:uiPriority w:val="39"/>
    <w:unhideWhenUsed/>
    <w:rsid w:val="00297767"/>
    <w:pPr>
      <w:pBdr>
        <w:between w:val="double" w:sz="6" w:space="0" w:color="auto"/>
      </w:pBdr>
      <w:spacing w:before="120" w:after="120"/>
      <w:jc w:val="center"/>
    </w:pPr>
    <w:rPr>
      <w:rFonts w:cstheme="minorHAnsi"/>
      <w:i/>
      <w:iCs/>
      <w:sz w:val="20"/>
    </w:rPr>
  </w:style>
  <w:style w:type="paragraph" w:styleId="TOC3">
    <w:name w:val="toc 3"/>
    <w:basedOn w:val="Normal"/>
    <w:next w:val="Normal"/>
    <w:autoRedefine/>
    <w:uiPriority w:val="39"/>
    <w:unhideWhenUsed/>
    <w:rsid w:val="00297767"/>
    <w:pPr>
      <w:pBdr>
        <w:between w:val="double" w:sz="6" w:space="0" w:color="auto"/>
      </w:pBdr>
      <w:spacing w:before="120" w:after="120"/>
      <w:ind w:left="220"/>
      <w:jc w:val="center"/>
    </w:pPr>
    <w:rPr>
      <w:rFonts w:cstheme="minorHAnsi"/>
      <w:sz w:val="20"/>
    </w:rPr>
  </w:style>
  <w:style w:type="paragraph" w:styleId="ListParagraph">
    <w:name w:val="List Paragraph"/>
    <w:basedOn w:val="Normal"/>
    <w:uiPriority w:val="34"/>
    <w:qFormat/>
    <w:rsid w:val="00E47355"/>
    <w:pPr>
      <w:ind w:left="720"/>
      <w:contextualSpacing/>
    </w:pPr>
  </w:style>
  <w:style w:type="character" w:styleId="FollowedHyperlink">
    <w:name w:val="FollowedHyperlink"/>
    <w:basedOn w:val="DefaultParagraphFont"/>
    <w:uiPriority w:val="99"/>
    <w:semiHidden/>
    <w:unhideWhenUsed/>
    <w:rsid w:val="00E47355"/>
    <w:rPr>
      <w:color w:val="954F72" w:themeColor="followedHyperlink"/>
      <w:u w:val="single"/>
    </w:rPr>
  </w:style>
  <w:style w:type="paragraph" w:styleId="TOC4">
    <w:name w:val="toc 4"/>
    <w:basedOn w:val="Normal"/>
    <w:next w:val="Normal"/>
    <w:autoRedefine/>
    <w:uiPriority w:val="39"/>
    <w:semiHidden/>
    <w:unhideWhenUsed/>
    <w:rsid w:val="00B234BD"/>
    <w:pPr>
      <w:pBdr>
        <w:between w:val="double" w:sz="6" w:space="0" w:color="auto"/>
      </w:pBdr>
      <w:spacing w:before="120" w:after="120"/>
      <w:ind w:left="440"/>
      <w:jc w:val="center"/>
    </w:pPr>
    <w:rPr>
      <w:rFonts w:cstheme="minorHAnsi"/>
      <w:sz w:val="20"/>
    </w:rPr>
  </w:style>
  <w:style w:type="paragraph" w:styleId="TOC5">
    <w:name w:val="toc 5"/>
    <w:basedOn w:val="Normal"/>
    <w:next w:val="Normal"/>
    <w:autoRedefine/>
    <w:uiPriority w:val="39"/>
    <w:semiHidden/>
    <w:unhideWhenUsed/>
    <w:rsid w:val="00B234BD"/>
    <w:pPr>
      <w:pBdr>
        <w:between w:val="double" w:sz="6" w:space="0" w:color="auto"/>
      </w:pBdr>
      <w:spacing w:before="120" w:after="120"/>
      <w:ind w:left="660"/>
      <w:jc w:val="center"/>
    </w:pPr>
    <w:rPr>
      <w:rFonts w:cstheme="minorHAnsi"/>
      <w:sz w:val="20"/>
    </w:rPr>
  </w:style>
  <w:style w:type="paragraph" w:styleId="TOC6">
    <w:name w:val="toc 6"/>
    <w:basedOn w:val="Normal"/>
    <w:next w:val="Normal"/>
    <w:autoRedefine/>
    <w:uiPriority w:val="39"/>
    <w:semiHidden/>
    <w:unhideWhenUsed/>
    <w:rsid w:val="00B234BD"/>
    <w:pPr>
      <w:pBdr>
        <w:between w:val="double" w:sz="6" w:space="0" w:color="auto"/>
      </w:pBdr>
      <w:spacing w:before="120" w:after="120"/>
      <w:ind w:left="880"/>
      <w:jc w:val="center"/>
    </w:pPr>
    <w:rPr>
      <w:rFonts w:cstheme="minorHAnsi"/>
      <w:sz w:val="20"/>
    </w:rPr>
  </w:style>
  <w:style w:type="paragraph" w:styleId="TOC7">
    <w:name w:val="toc 7"/>
    <w:basedOn w:val="Normal"/>
    <w:next w:val="Normal"/>
    <w:autoRedefine/>
    <w:uiPriority w:val="39"/>
    <w:semiHidden/>
    <w:unhideWhenUsed/>
    <w:rsid w:val="00B234BD"/>
    <w:pPr>
      <w:pBdr>
        <w:between w:val="double" w:sz="6" w:space="0" w:color="auto"/>
      </w:pBdr>
      <w:spacing w:before="120" w:after="120"/>
      <w:ind w:left="1100"/>
      <w:jc w:val="center"/>
    </w:pPr>
    <w:rPr>
      <w:rFonts w:cstheme="minorHAnsi"/>
      <w:sz w:val="20"/>
    </w:rPr>
  </w:style>
  <w:style w:type="paragraph" w:styleId="TOC8">
    <w:name w:val="toc 8"/>
    <w:basedOn w:val="Normal"/>
    <w:next w:val="Normal"/>
    <w:autoRedefine/>
    <w:uiPriority w:val="39"/>
    <w:semiHidden/>
    <w:unhideWhenUsed/>
    <w:rsid w:val="00B234BD"/>
    <w:pPr>
      <w:pBdr>
        <w:between w:val="double" w:sz="6" w:space="0" w:color="auto"/>
      </w:pBdr>
      <w:spacing w:before="120" w:after="120"/>
      <w:ind w:left="1320"/>
      <w:jc w:val="center"/>
    </w:pPr>
    <w:rPr>
      <w:rFonts w:cstheme="minorHAnsi"/>
      <w:sz w:val="20"/>
    </w:rPr>
  </w:style>
  <w:style w:type="paragraph" w:styleId="TOC9">
    <w:name w:val="toc 9"/>
    <w:basedOn w:val="Normal"/>
    <w:next w:val="Normal"/>
    <w:autoRedefine/>
    <w:uiPriority w:val="39"/>
    <w:semiHidden/>
    <w:unhideWhenUsed/>
    <w:rsid w:val="00B234BD"/>
    <w:pPr>
      <w:pBdr>
        <w:between w:val="double" w:sz="6" w:space="0" w:color="auto"/>
      </w:pBdr>
      <w:spacing w:before="120" w:after="120"/>
      <w:ind w:left="1540"/>
      <w:jc w:val="center"/>
    </w:pPr>
    <w:rPr>
      <w:rFonts w:cstheme="minorHAnsi"/>
      <w:sz w:val="20"/>
    </w:rPr>
  </w:style>
  <w:style w:type="table" w:styleId="TableGrid0">
    <w:name w:val="Table Grid"/>
    <w:basedOn w:val="TableNormal"/>
    <w:uiPriority w:val="39"/>
    <w:rsid w:val="0014469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CommentReference">
    <w:name w:val="annotation reference"/>
    <w:basedOn w:val="DefaultParagraphFont"/>
    <w:uiPriority w:val="99"/>
    <w:semiHidden/>
    <w:unhideWhenUsed/>
    <w:rsid w:val="00B326FE"/>
    <w:rPr>
      <w:sz w:val="16"/>
      <w:szCs w:val="16"/>
    </w:rPr>
  </w:style>
  <w:style w:type="paragraph" w:styleId="CommentText">
    <w:name w:val="annotation text"/>
    <w:basedOn w:val="Normal"/>
    <w:link w:val="CommentTextChar"/>
    <w:uiPriority w:val="99"/>
    <w:unhideWhenUsed/>
    <w:rsid w:val="00B326FE"/>
    <w:rPr>
      <w:sz w:val="20"/>
      <w:szCs w:val="20"/>
    </w:rPr>
  </w:style>
  <w:style w:type="character" w:customStyle="1" w:styleId="CommentTextChar">
    <w:name w:val="Comment Text Char"/>
    <w:basedOn w:val="DefaultParagraphFont"/>
    <w:link w:val="CommentText"/>
    <w:uiPriority w:val="99"/>
    <w:rsid w:val="00B326FE"/>
    <w:rPr>
      <w:sz w:val="20"/>
      <w:szCs w:val="20"/>
    </w:rPr>
  </w:style>
  <w:style w:type="paragraph" w:styleId="CommentSubject">
    <w:name w:val="annotation subject"/>
    <w:basedOn w:val="CommentText"/>
    <w:next w:val="CommentText"/>
    <w:link w:val="CommentSubjectChar"/>
    <w:uiPriority w:val="99"/>
    <w:semiHidden/>
    <w:unhideWhenUsed/>
    <w:rsid w:val="00B326FE"/>
    <w:rPr>
      <w:b/>
      <w:bCs/>
    </w:rPr>
  </w:style>
  <w:style w:type="character" w:customStyle="1" w:styleId="CommentSubjectChar">
    <w:name w:val="Comment Subject Char"/>
    <w:basedOn w:val="CommentTextChar"/>
    <w:link w:val="CommentSubject"/>
    <w:uiPriority w:val="99"/>
    <w:semiHidden/>
    <w:rsid w:val="00B326FE"/>
    <w:rPr>
      <w:b/>
      <w:bCs/>
      <w:sz w:val="20"/>
      <w:szCs w:val="20"/>
    </w:rPr>
  </w:style>
  <w:style w:type="paragraph" w:styleId="BalloonText">
    <w:name w:val="Balloon Text"/>
    <w:basedOn w:val="Normal"/>
    <w:link w:val="BalloonTextChar"/>
    <w:uiPriority w:val="99"/>
    <w:semiHidden/>
    <w:unhideWhenUsed/>
    <w:rsid w:val="005121C3"/>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121C3"/>
    <w:rPr>
      <w:rFonts w:ascii="Segoe UI" w:hAnsi="Segoe UI" w:cs="Segoe UI"/>
      <w:sz w:val="18"/>
      <w:szCs w:val="18"/>
    </w:rPr>
  </w:style>
  <w:style w:type="character" w:customStyle="1" w:styleId="relative">
    <w:name w:val="relative"/>
    <w:basedOn w:val="DefaultParagraphFont"/>
    <w:rsid w:val="001A2587"/>
  </w:style>
  <w:style w:type="character" w:styleId="Emphasis">
    <w:name w:val="Emphasis"/>
    <w:basedOn w:val="DefaultParagraphFont"/>
    <w:uiPriority w:val="20"/>
    <w:qFormat/>
    <w:rsid w:val="000D4092"/>
    <w:rPr>
      <w:i/>
      <w:iCs/>
    </w:rPr>
  </w:style>
  <w:style w:type="character" w:customStyle="1" w:styleId="Heading4Char">
    <w:name w:val="Heading 4 Char"/>
    <w:basedOn w:val="DefaultParagraphFont"/>
    <w:link w:val="Heading4"/>
    <w:uiPriority w:val="9"/>
    <w:semiHidden/>
    <w:rsid w:val="00C56FFF"/>
    <w:rPr>
      <w:rFonts w:asciiTheme="majorHAnsi" w:eastAsiaTheme="majorEastAsia" w:hAnsiTheme="majorHAnsi" w:cstheme="majorBidi"/>
      <w:i/>
      <w:iCs/>
      <w:color w:val="2F5496" w:themeColor="accent1" w:themeShade="BF"/>
      <w:sz w:val="24"/>
      <w:szCs w:val="24"/>
      <w:lang w:val="en-AE"/>
    </w:rPr>
  </w:style>
  <w:style w:type="character" w:styleId="UnresolvedMention">
    <w:name w:val="Unresolved Mention"/>
    <w:basedOn w:val="DefaultParagraphFont"/>
    <w:uiPriority w:val="99"/>
    <w:semiHidden/>
    <w:unhideWhenUsed/>
    <w:rsid w:val="002C5279"/>
    <w:rPr>
      <w:color w:val="605E5C"/>
      <w:shd w:val="clear" w:color="auto" w:fill="E1DFDD"/>
    </w:rPr>
  </w:style>
  <w:style w:type="character" w:styleId="SubtleReference">
    <w:name w:val="Subtle Reference"/>
    <w:basedOn w:val="DefaultParagraphFont"/>
    <w:uiPriority w:val="31"/>
    <w:qFormat/>
    <w:rsid w:val="008B24E3"/>
    <w:rPr>
      <w:smallCaps/>
      <w:color w:val="5A5A5A" w:themeColor="text1" w:themeTint="A5"/>
      <w:sz w:val="24"/>
      <w:szCs w:val="24"/>
    </w:rPr>
  </w:style>
  <w:style w:type="character" w:styleId="HTMLCode">
    <w:name w:val="HTML Code"/>
    <w:basedOn w:val="DefaultParagraphFont"/>
    <w:uiPriority w:val="99"/>
    <w:semiHidden/>
    <w:unhideWhenUsed/>
    <w:rsid w:val="00DF2DB1"/>
    <w:rPr>
      <w:rFonts w:ascii="Courier New" w:eastAsia="Times New Roman" w:hAnsi="Courier New" w:cs="Courier New"/>
      <w:sz w:val="20"/>
      <w:szCs w:val="20"/>
    </w:rPr>
  </w:style>
  <w:style w:type="character" w:customStyle="1" w:styleId="katex-mathml">
    <w:name w:val="katex-mathml"/>
    <w:basedOn w:val="DefaultParagraphFont"/>
    <w:rsid w:val="002156CA"/>
  </w:style>
  <w:style w:type="character" w:customStyle="1" w:styleId="mord">
    <w:name w:val="mord"/>
    <w:basedOn w:val="DefaultParagraphFont"/>
    <w:rsid w:val="002156CA"/>
  </w:style>
  <w:style w:type="character" w:customStyle="1" w:styleId="mrel">
    <w:name w:val="mrel"/>
    <w:basedOn w:val="DefaultParagraphFont"/>
    <w:rsid w:val="002156CA"/>
  </w:style>
  <w:style w:type="character" w:customStyle="1" w:styleId="mbin">
    <w:name w:val="mbin"/>
    <w:basedOn w:val="DefaultParagraphFont"/>
    <w:rsid w:val="002156CA"/>
  </w:style>
  <w:style w:type="character" w:customStyle="1" w:styleId="vlist-s">
    <w:name w:val="vlist-s"/>
    <w:basedOn w:val="DefaultParagraphFont"/>
    <w:rsid w:val="002156CA"/>
  </w:style>
  <w:style w:type="character" w:styleId="PlaceholderText">
    <w:name w:val="Placeholder Text"/>
    <w:basedOn w:val="DefaultParagraphFont"/>
    <w:uiPriority w:val="99"/>
    <w:semiHidden/>
    <w:rsid w:val="001218DB"/>
    <w:rPr>
      <w:color w:val="666666"/>
    </w:rPr>
  </w:style>
  <w:style w:type="character" w:customStyle="1" w:styleId="ms-1">
    <w:name w:val="ms-1"/>
    <w:basedOn w:val="DefaultParagraphFont"/>
    <w:rsid w:val="00E34DBC"/>
  </w:style>
  <w:style w:type="character" w:customStyle="1" w:styleId="max-w-full">
    <w:name w:val="max-w-full"/>
    <w:basedOn w:val="DefaultParagraphFont"/>
    <w:rsid w:val="00E34DBC"/>
  </w:style>
  <w:style w:type="paragraph" w:styleId="Revision">
    <w:name w:val="Revision"/>
    <w:hidden/>
    <w:uiPriority w:val="99"/>
    <w:semiHidden/>
    <w:rsid w:val="002E72A0"/>
    <w:pPr>
      <w:spacing w:after="0" w:line="240" w:lineRule="auto"/>
    </w:pPr>
    <w:rPr>
      <w:rFonts w:ascii="Times New Roman" w:eastAsia="Times New Roman" w:hAnsi="Times New Roman" w:cs="Times New Roman"/>
      <w:sz w:val="24"/>
      <w:szCs w:val="24"/>
      <w:lang w:val="en-AE"/>
    </w:rPr>
  </w:style>
  <w:style w:type="paragraph" w:styleId="NoSpacing">
    <w:name w:val="No Spacing"/>
    <w:uiPriority w:val="1"/>
    <w:qFormat/>
    <w:rsid w:val="00261EA9"/>
    <w:pPr>
      <w:spacing w:after="0" w:line="240" w:lineRule="auto"/>
    </w:pPr>
    <w:rPr>
      <w:rFonts w:ascii="Times New Roman" w:eastAsia="Times New Roman" w:hAnsi="Times New Roman" w:cs="Times New Roman"/>
      <w:sz w:val="24"/>
      <w:szCs w:val="24"/>
      <w:lang w:val="en-A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820709">
      <w:bodyDiv w:val="1"/>
      <w:marLeft w:val="0"/>
      <w:marRight w:val="0"/>
      <w:marTop w:val="0"/>
      <w:marBottom w:val="0"/>
      <w:divBdr>
        <w:top w:val="none" w:sz="0" w:space="0" w:color="auto"/>
        <w:left w:val="none" w:sz="0" w:space="0" w:color="auto"/>
        <w:bottom w:val="none" w:sz="0" w:space="0" w:color="auto"/>
        <w:right w:val="none" w:sz="0" w:space="0" w:color="auto"/>
      </w:divBdr>
    </w:div>
    <w:div w:id="121848003">
      <w:bodyDiv w:val="1"/>
      <w:marLeft w:val="0"/>
      <w:marRight w:val="0"/>
      <w:marTop w:val="0"/>
      <w:marBottom w:val="0"/>
      <w:divBdr>
        <w:top w:val="none" w:sz="0" w:space="0" w:color="auto"/>
        <w:left w:val="none" w:sz="0" w:space="0" w:color="auto"/>
        <w:bottom w:val="none" w:sz="0" w:space="0" w:color="auto"/>
        <w:right w:val="none" w:sz="0" w:space="0" w:color="auto"/>
      </w:divBdr>
    </w:div>
    <w:div w:id="134954190">
      <w:bodyDiv w:val="1"/>
      <w:marLeft w:val="0"/>
      <w:marRight w:val="0"/>
      <w:marTop w:val="0"/>
      <w:marBottom w:val="0"/>
      <w:divBdr>
        <w:top w:val="none" w:sz="0" w:space="0" w:color="auto"/>
        <w:left w:val="none" w:sz="0" w:space="0" w:color="auto"/>
        <w:bottom w:val="none" w:sz="0" w:space="0" w:color="auto"/>
        <w:right w:val="none" w:sz="0" w:space="0" w:color="auto"/>
      </w:divBdr>
    </w:div>
    <w:div w:id="135336683">
      <w:bodyDiv w:val="1"/>
      <w:marLeft w:val="0"/>
      <w:marRight w:val="0"/>
      <w:marTop w:val="0"/>
      <w:marBottom w:val="0"/>
      <w:divBdr>
        <w:top w:val="none" w:sz="0" w:space="0" w:color="auto"/>
        <w:left w:val="none" w:sz="0" w:space="0" w:color="auto"/>
        <w:bottom w:val="none" w:sz="0" w:space="0" w:color="auto"/>
        <w:right w:val="none" w:sz="0" w:space="0" w:color="auto"/>
      </w:divBdr>
    </w:div>
    <w:div w:id="144669230">
      <w:bodyDiv w:val="1"/>
      <w:marLeft w:val="0"/>
      <w:marRight w:val="0"/>
      <w:marTop w:val="0"/>
      <w:marBottom w:val="0"/>
      <w:divBdr>
        <w:top w:val="none" w:sz="0" w:space="0" w:color="auto"/>
        <w:left w:val="none" w:sz="0" w:space="0" w:color="auto"/>
        <w:bottom w:val="none" w:sz="0" w:space="0" w:color="auto"/>
        <w:right w:val="none" w:sz="0" w:space="0" w:color="auto"/>
      </w:divBdr>
    </w:div>
    <w:div w:id="158738625">
      <w:bodyDiv w:val="1"/>
      <w:marLeft w:val="0"/>
      <w:marRight w:val="0"/>
      <w:marTop w:val="0"/>
      <w:marBottom w:val="0"/>
      <w:divBdr>
        <w:top w:val="none" w:sz="0" w:space="0" w:color="auto"/>
        <w:left w:val="none" w:sz="0" w:space="0" w:color="auto"/>
        <w:bottom w:val="none" w:sz="0" w:space="0" w:color="auto"/>
        <w:right w:val="none" w:sz="0" w:space="0" w:color="auto"/>
      </w:divBdr>
    </w:div>
    <w:div w:id="159542643">
      <w:bodyDiv w:val="1"/>
      <w:marLeft w:val="0"/>
      <w:marRight w:val="0"/>
      <w:marTop w:val="0"/>
      <w:marBottom w:val="0"/>
      <w:divBdr>
        <w:top w:val="none" w:sz="0" w:space="0" w:color="auto"/>
        <w:left w:val="none" w:sz="0" w:space="0" w:color="auto"/>
        <w:bottom w:val="none" w:sz="0" w:space="0" w:color="auto"/>
        <w:right w:val="none" w:sz="0" w:space="0" w:color="auto"/>
      </w:divBdr>
    </w:div>
    <w:div w:id="162479818">
      <w:bodyDiv w:val="1"/>
      <w:marLeft w:val="0"/>
      <w:marRight w:val="0"/>
      <w:marTop w:val="0"/>
      <w:marBottom w:val="0"/>
      <w:divBdr>
        <w:top w:val="none" w:sz="0" w:space="0" w:color="auto"/>
        <w:left w:val="none" w:sz="0" w:space="0" w:color="auto"/>
        <w:bottom w:val="none" w:sz="0" w:space="0" w:color="auto"/>
        <w:right w:val="none" w:sz="0" w:space="0" w:color="auto"/>
      </w:divBdr>
    </w:div>
    <w:div w:id="180900765">
      <w:bodyDiv w:val="1"/>
      <w:marLeft w:val="0"/>
      <w:marRight w:val="0"/>
      <w:marTop w:val="0"/>
      <w:marBottom w:val="0"/>
      <w:divBdr>
        <w:top w:val="none" w:sz="0" w:space="0" w:color="auto"/>
        <w:left w:val="none" w:sz="0" w:space="0" w:color="auto"/>
        <w:bottom w:val="none" w:sz="0" w:space="0" w:color="auto"/>
        <w:right w:val="none" w:sz="0" w:space="0" w:color="auto"/>
      </w:divBdr>
    </w:div>
    <w:div w:id="192116218">
      <w:bodyDiv w:val="1"/>
      <w:marLeft w:val="0"/>
      <w:marRight w:val="0"/>
      <w:marTop w:val="0"/>
      <w:marBottom w:val="0"/>
      <w:divBdr>
        <w:top w:val="none" w:sz="0" w:space="0" w:color="auto"/>
        <w:left w:val="none" w:sz="0" w:space="0" w:color="auto"/>
        <w:bottom w:val="none" w:sz="0" w:space="0" w:color="auto"/>
        <w:right w:val="none" w:sz="0" w:space="0" w:color="auto"/>
      </w:divBdr>
    </w:div>
    <w:div w:id="214586497">
      <w:bodyDiv w:val="1"/>
      <w:marLeft w:val="0"/>
      <w:marRight w:val="0"/>
      <w:marTop w:val="0"/>
      <w:marBottom w:val="0"/>
      <w:divBdr>
        <w:top w:val="none" w:sz="0" w:space="0" w:color="auto"/>
        <w:left w:val="none" w:sz="0" w:space="0" w:color="auto"/>
        <w:bottom w:val="none" w:sz="0" w:space="0" w:color="auto"/>
        <w:right w:val="none" w:sz="0" w:space="0" w:color="auto"/>
      </w:divBdr>
    </w:div>
    <w:div w:id="248318928">
      <w:bodyDiv w:val="1"/>
      <w:marLeft w:val="0"/>
      <w:marRight w:val="0"/>
      <w:marTop w:val="0"/>
      <w:marBottom w:val="0"/>
      <w:divBdr>
        <w:top w:val="none" w:sz="0" w:space="0" w:color="auto"/>
        <w:left w:val="none" w:sz="0" w:space="0" w:color="auto"/>
        <w:bottom w:val="none" w:sz="0" w:space="0" w:color="auto"/>
        <w:right w:val="none" w:sz="0" w:space="0" w:color="auto"/>
      </w:divBdr>
    </w:div>
    <w:div w:id="268048753">
      <w:bodyDiv w:val="1"/>
      <w:marLeft w:val="0"/>
      <w:marRight w:val="0"/>
      <w:marTop w:val="0"/>
      <w:marBottom w:val="0"/>
      <w:divBdr>
        <w:top w:val="none" w:sz="0" w:space="0" w:color="auto"/>
        <w:left w:val="none" w:sz="0" w:space="0" w:color="auto"/>
        <w:bottom w:val="none" w:sz="0" w:space="0" w:color="auto"/>
        <w:right w:val="none" w:sz="0" w:space="0" w:color="auto"/>
      </w:divBdr>
    </w:div>
    <w:div w:id="277954326">
      <w:bodyDiv w:val="1"/>
      <w:marLeft w:val="0"/>
      <w:marRight w:val="0"/>
      <w:marTop w:val="0"/>
      <w:marBottom w:val="0"/>
      <w:divBdr>
        <w:top w:val="none" w:sz="0" w:space="0" w:color="auto"/>
        <w:left w:val="none" w:sz="0" w:space="0" w:color="auto"/>
        <w:bottom w:val="none" w:sz="0" w:space="0" w:color="auto"/>
        <w:right w:val="none" w:sz="0" w:space="0" w:color="auto"/>
      </w:divBdr>
    </w:div>
    <w:div w:id="380447861">
      <w:bodyDiv w:val="1"/>
      <w:marLeft w:val="0"/>
      <w:marRight w:val="0"/>
      <w:marTop w:val="0"/>
      <w:marBottom w:val="0"/>
      <w:divBdr>
        <w:top w:val="none" w:sz="0" w:space="0" w:color="auto"/>
        <w:left w:val="none" w:sz="0" w:space="0" w:color="auto"/>
        <w:bottom w:val="none" w:sz="0" w:space="0" w:color="auto"/>
        <w:right w:val="none" w:sz="0" w:space="0" w:color="auto"/>
      </w:divBdr>
      <w:divsChild>
        <w:div w:id="1109550681">
          <w:marLeft w:val="0"/>
          <w:marRight w:val="0"/>
          <w:marTop w:val="0"/>
          <w:marBottom w:val="0"/>
          <w:divBdr>
            <w:top w:val="none" w:sz="0" w:space="0" w:color="auto"/>
            <w:left w:val="none" w:sz="0" w:space="0" w:color="auto"/>
            <w:bottom w:val="none" w:sz="0" w:space="0" w:color="auto"/>
            <w:right w:val="none" w:sz="0" w:space="0" w:color="auto"/>
          </w:divBdr>
          <w:divsChild>
            <w:div w:id="613245197">
              <w:marLeft w:val="0"/>
              <w:marRight w:val="0"/>
              <w:marTop w:val="0"/>
              <w:marBottom w:val="0"/>
              <w:divBdr>
                <w:top w:val="none" w:sz="0" w:space="0" w:color="auto"/>
                <w:left w:val="none" w:sz="0" w:space="0" w:color="auto"/>
                <w:bottom w:val="none" w:sz="0" w:space="0" w:color="auto"/>
                <w:right w:val="none" w:sz="0" w:space="0" w:color="auto"/>
              </w:divBdr>
              <w:divsChild>
                <w:div w:id="1060009471">
                  <w:marLeft w:val="0"/>
                  <w:marRight w:val="0"/>
                  <w:marTop w:val="0"/>
                  <w:marBottom w:val="0"/>
                  <w:divBdr>
                    <w:top w:val="none" w:sz="0" w:space="0" w:color="auto"/>
                    <w:left w:val="none" w:sz="0" w:space="0" w:color="auto"/>
                    <w:bottom w:val="none" w:sz="0" w:space="0" w:color="auto"/>
                    <w:right w:val="none" w:sz="0" w:space="0" w:color="auto"/>
                  </w:divBdr>
                </w:div>
                <w:div w:id="1578707035">
                  <w:marLeft w:val="0"/>
                  <w:marRight w:val="0"/>
                  <w:marTop w:val="0"/>
                  <w:marBottom w:val="0"/>
                  <w:divBdr>
                    <w:top w:val="none" w:sz="0" w:space="0" w:color="auto"/>
                    <w:left w:val="none" w:sz="0" w:space="0" w:color="auto"/>
                    <w:bottom w:val="none" w:sz="0" w:space="0" w:color="auto"/>
                    <w:right w:val="none" w:sz="0" w:space="0" w:color="auto"/>
                  </w:divBdr>
                </w:div>
                <w:div w:id="883954108">
                  <w:marLeft w:val="0"/>
                  <w:marRight w:val="0"/>
                  <w:marTop w:val="0"/>
                  <w:marBottom w:val="0"/>
                  <w:divBdr>
                    <w:top w:val="none" w:sz="0" w:space="0" w:color="auto"/>
                    <w:left w:val="none" w:sz="0" w:space="0" w:color="auto"/>
                    <w:bottom w:val="none" w:sz="0" w:space="0" w:color="auto"/>
                    <w:right w:val="none" w:sz="0" w:space="0" w:color="auto"/>
                  </w:divBdr>
                </w:div>
                <w:div w:id="1561867893">
                  <w:marLeft w:val="0"/>
                  <w:marRight w:val="0"/>
                  <w:marTop w:val="0"/>
                  <w:marBottom w:val="0"/>
                  <w:divBdr>
                    <w:top w:val="none" w:sz="0" w:space="0" w:color="auto"/>
                    <w:left w:val="none" w:sz="0" w:space="0" w:color="auto"/>
                    <w:bottom w:val="none" w:sz="0" w:space="0" w:color="auto"/>
                    <w:right w:val="none" w:sz="0" w:space="0" w:color="auto"/>
                  </w:divBdr>
                </w:div>
                <w:div w:id="934166190">
                  <w:marLeft w:val="0"/>
                  <w:marRight w:val="0"/>
                  <w:marTop w:val="0"/>
                  <w:marBottom w:val="0"/>
                  <w:divBdr>
                    <w:top w:val="none" w:sz="0" w:space="0" w:color="auto"/>
                    <w:left w:val="none" w:sz="0" w:space="0" w:color="auto"/>
                    <w:bottom w:val="none" w:sz="0" w:space="0" w:color="auto"/>
                    <w:right w:val="none" w:sz="0" w:space="0" w:color="auto"/>
                  </w:divBdr>
                </w:div>
              </w:divsChild>
            </w:div>
            <w:div w:id="1374302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6242375">
      <w:bodyDiv w:val="1"/>
      <w:marLeft w:val="0"/>
      <w:marRight w:val="0"/>
      <w:marTop w:val="0"/>
      <w:marBottom w:val="0"/>
      <w:divBdr>
        <w:top w:val="none" w:sz="0" w:space="0" w:color="auto"/>
        <w:left w:val="none" w:sz="0" w:space="0" w:color="auto"/>
        <w:bottom w:val="none" w:sz="0" w:space="0" w:color="auto"/>
        <w:right w:val="none" w:sz="0" w:space="0" w:color="auto"/>
      </w:divBdr>
    </w:div>
    <w:div w:id="410657547">
      <w:bodyDiv w:val="1"/>
      <w:marLeft w:val="0"/>
      <w:marRight w:val="0"/>
      <w:marTop w:val="0"/>
      <w:marBottom w:val="0"/>
      <w:divBdr>
        <w:top w:val="none" w:sz="0" w:space="0" w:color="auto"/>
        <w:left w:val="none" w:sz="0" w:space="0" w:color="auto"/>
        <w:bottom w:val="none" w:sz="0" w:space="0" w:color="auto"/>
        <w:right w:val="none" w:sz="0" w:space="0" w:color="auto"/>
      </w:divBdr>
    </w:div>
    <w:div w:id="419645991">
      <w:bodyDiv w:val="1"/>
      <w:marLeft w:val="0"/>
      <w:marRight w:val="0"/>
      <w:marTop w:val="0"/>
      <w:marBottom w:val="0"/>
      <w:divBdr>
        <w:top w:val="none" w:sz="0" w:space="0" w:color="auto"/>
        <w:left w:val="none" w:sz="0" w:space="0" w:color="auto"/>
        <w:bottom w:val="none" w:sz="0" w:space="0" w:color="auto"/>
        <w:right w:val="none" w:sz="0" w:space="0" w:color="auto"/>
      </w:divBdr>
    </w:div>
    <w:div w:id="440565607">
      <w:bodyDiv w:val="1"/>
      <w:marLeft w:val="0"/>
      <w:marRight w:val="0"/>
      <w:marTop w:val="0"/>
      <w:marBottom w:val="0"/>
      <w:divBdr>
        <w:top w:val="none" w:sz="0" w:space="0" w:color="auto"/>
        <w:left w:val="none" w:sz="0" w:space="0" w:color="auto"/>
        <w:bottom w:val="none" w:sz="0" w:space="0" w:color="auto"/>
        <w:right w:val="none" w:sz="0" w:space="0" w:color="auto"/>
      </w:divBdr>
    </w:div>
    <w:div w:id="458113655">
      <w:bodyDiv w:val="1"/>
      <w:marLeft w:val="0"/>
      <w:marRight w:val="0"/>
      <w:marTop w:val="0"/>
      <w:marBottom w:val="0"/>
      <w:divBdr>
        <w:top w:val="none" w:sz="0" w:space="0" w:color="auto"/>
        <w:left w:val="none" w:sz="0" w:space="0" w:color="auto"/>
        <w:bottom w:val="none" w:sz="0" w:space="0" w:color="auto"/>
        <w:right w:val="none" w:sz="0" w:space="0" w:color="auto"/>
      </w:divBdr>
    </w:div>
    <w:div w:id="486286026">
      <w:bodyDiv w:val="1"/>
      <w:marLeft w:val="0"/>
      <w:marRight w:val="0"/>
      <w:marTop w:val="0"/>
      <w:marBottom w:val="0"/>
      <w:divBdr>
        <w:top w:val="none" w:sz="0" w:space="0" w:color="auto"/>
        <w:left w:val="none" w:sz="0" w:space="0" w:color="auto"/>
        <w:bottom w:val="none" w:sz="0" w:space="0" w:color="auto"/>
        <w:right w:val="none" w:sz="0" w:space="0" w:color="auto"/>
      </w:divBdr>
    </w:div>
    <w:div w:id="511795578">
      <w:bodyDiv w:val="1"/>
      <w:marLeft w:val="0"/>
      <w:marRight w:val="0"/>
      <w:marTop w:val="0"/>
      <w:marBottom w:val="0"/>
      <w:divBdr>
        <w:top w:val="none" w:sz="0" w:space="0" w:color="auto"/>
        <w:left w:val="none" w:sz="0" w:space="0" w:color="auto"/>
        <w:bottom w:val="none" w:sz="0" w:space="0" w:color="auto"/>
        <w:right w:val="none" w:sz="0" w:space="0" w:color="auto"/>
      </w:divBdr>
    </w:div>
    <w:div w:id="528179249">
      <w:bodyDiv w:val="1"/>
      <w:marLeft w:val="0"/>
      <w:marRight w:val="0"/>
      <w:marTop w:val="0"/>
      <w:marBottom w:val="0"/>
      <w:divBdr>
        <w:top w:val="none" w:sz="0" w:space="0" w:color="auto"/>
        <w:left w:val="none" w:sz="0" w:space="0" w:color="auto"/>
        <w:bottom w:val="none" w:sz="0" w:space="0" w:color="auto"/>
        <w:right w:val="none" w:sz="0" w:space="0" w:color="auto"/>
      </w:divBdr>
    </w:div>
    <w:div w:id="536628604">
      <w:bodyDiv w:val="1"/>
      <w:marLeft w:val="0"/>
      <w:marRight w:val="0"/>
      <w:marTop w:val="0"/>
      <w:marBottom w:val="0"/>
      <w:divBdr>
        <w:top w:val="none" w:sz="0" w:space="0" w:color="auto"/>
        <w:left w:val="none" w:sz="0" w:space="0" w:color="auto"/>
        <w:bottom w:val="none" w:sz="0" w:space="0" w:color="auto"/>
        <w:right w:val="none" w:sz="0" w:space="0" w:color="auto"/>
      </w:divBdr>
    </w:div>
    <w:div w:id="566308912">
      <w:bodyDiv w:val="1"/>
      <w:marLeft w:val="0"/>
      <w:marRight w:val="0"/>
      <w:marTop w:val="0"/>
      <w:marBottom w:val="0"/>
      <w:divBdr>
        <w:top w:val="none" w:sz="0" w:space="0" w:color="auto"/>
        <w:left w:val="none" w:sz="0" w:space="0" w:color="auto"/>
        <w:bottom w:val="none" w:sz="0" w:space="0" w:color="auto"/>
        <w:right w:val="none" w:sz="0" w:space="0" w:color="auto"/>
      </w:divBdr>
    </w:div>
    <w:div w:id="621379408">
      <w:bodyDiv w:val="1"/>
      <w:marLeft w:val="0"/>
      <w:marRight w:val="0"/>
      <w:marTop w:val="0"/>
      <w:marBottom w:val="0"/>
      <w:divBdr>
        <w:top w:val="none" w:sz="0" w:space="0" w:color="auto"/>
        <w:left w:val="none" w:sz="0" w:space="0" w:color="auto"/>
        <w:bottom w:val="none" w:sz="0" w:space="0" w:color="auto"/>
        <w:right w:val="none" w:sz="0" w:space="0" w:color="auto"/>
      </w:divBdr>
    </w:div>
    <w:div w:id="622002582">
      <w:bodyDiv w:val="1"/>
      <w:marLeft w:val="0"/>
      <w:marRight w:val="0"/>
      <w:marTop w:val="0"/>
      <w:marBottom w:val="0"/>
      <w:divBdr>
        <w:top w:val="none" w:sz="0" w:space="0" w:color="auto"/>
        <w:left w:val="none" w:sz="0" w:space="0" w:color="auto"/>
        <w:bottom w:val="none" w:sz="0" w:space="0" w:color="auto"/>
        <w:right w:val="none" w:sz="0" w:space="0" w:color="auto"/>
      </w:divBdr>
    </w:div>
    <w:div w:id="739328952">
      <w:bodyDiv w:val="1"/>
      <w:marLeft w:val="0"/>
      <w:marRight w:val="0"/>
      <w:marTop w:val="0"/>
      <w:marBottom w:val="0"/>
      <w:divBdr>
        <w:top w:val="none" w:sz="0" w:space="0" w:color="auto"/>
        <w:left w:val="none" w:sz="0" w:space="0" w:color="auto"/>
        <w:bottom w:val="none" w:sz="0" w:space="0" w:color="auto"/>
        <w:right w:val="none" w:sz="0" w:space="0" w:color="auto"/>
      </w:divBdr>
    </w:div>
    <w:div w:id="745494951">
      <w:bodyDiv w:val="1"/>
      <w:marLeft w:val="0"/>
      <w:marRight w:val="0"/>
      <w:marTop w:val="0"/>
      <w:marBottom w:val="0"/>
      <w:divBdr>
        <w:top w:val="none" w:sz="0" w:space="0" w:color="auto"/>
        <w:left w:val="none" w:sz="0" w:space="0" w:color="auto"/>
        <w:bottom w:val="none" w:sz="0" w:space="0" w:color="auto"/>
        <w:right w:val="none" w:sz="0" w:space="0" w:color="auto"/>
      </w:divBdr>
    </w:div>
    <w:div w:id="785470316">
      <w:bodyDiv w:val="1"/>
      <w:marLeft w:val="0"/>
      <w:marRight w:val="0"/>
      <w:marTop w:val="0"/>
      <w:marBottom w:val="0"/>
      <w:divBdr>
        <w:top w:val="none" w:sz="0" w:space="0" w:color="auto"/>
        <w:left w:val="none" w:sz="0" w:space="0" w:color="auto"/>
        <w:bottom w:val="none" w:sz="0" w:space="0" w:color="auto"/>
        <w:right w:val="none" w:sz="0" w:space="0" w:color="auto"/>
      </w:divBdr>
    </w:div>
    <w:div w:id="789275294">
      <w:bodyDiv w:val="1"/>
      <w:marLeft w:val="0"/>
      <w:marRight w:val="0"/>
      <w:marTop w:val="0"/>
      <w:marBottom w:val="0"/>
      <w:divBdr>
        <w:top w:val="none" w:sz="0" w:space="0" w:color="auto"/>
        <w:left w:val="none" w:sz="0" w:space="0" w:color="auto"/>
        <w:bottom w:val="none" w:sz="0" w:space="0" w:color="auto"/>
        <w:right w:val="none" w:sz="0" w:space="0" w:color="auto"/>
      </w:divBdr>
    </w:div>
    <w:div w:id="857356991">
      <w:bodyDiv w:val="1"/>
      <w:marLeft w:val="0"/>
      <w:marRight w:val="0"/>
      <w:marTop w:val="0"/>
      <w:marBottom w:val="0"/>
      <w:divBdr>
        <w:top w:val="none" w:sz="0" w:space="0" w:color="auto"/>
        <w:left w:val="none" w:sz="0" w:space="0" w:color="auto"/>
        <w:bottom w:val="none" w:sz="0" w:space="0" w:color="auto"/>
        <w:right w:val="none" w:sz="0" w:space="0" w:color="auto"/>
      </w:divBdr>
    </w:div>
    <w:div w:id="860431718">
      <w:bodyDiv w:val="1"/>
      <w:marLeft w:val="0"/>
      <w:marRight w:val="0"/>
      <w:marTop w:val="0"/>
      <w:marBottom w:val="0"/>
      <w:divBdr>
        <w:top w:val="none" w:sz="0" w:space="0" w:color="auto"/>
        <w:left w:val="none" w:sz="0" w:space="0" w:color="auto"/>
        <w:bottom w:val="none" w:sz="0" w:space="0" w:color="auto"/>
        <w:right w:val="none" w:sz="0" w:space="0" w:color="auto"/>
      </w:divBdr>
    </w:div>
    <w:div w:id="907836913">
      <w:bodyDiv w:val="1"/>
      <w:marLeft w:val="0"/>
      <w:marRight w:val="0"/>
      <w:marTop w:val="0"/>
      <w:marBottom w:val="0"/>
      <w:divBdr>
        <w:top w:val="none" w:sz="0" w:space="0" w:color="auto"/>
        <w:left w:val="none" w:sz="0" w:space="0" w:color="auto"/>
        <w:bottom w:val="none" w:sz="0" w:space="0" w:color="auto"/>
        <w:right w:val="none" w:sz="0" w:space="0" w:color="auto"/>
      </w:divBdr>
    </w:div>
    <w:div w:id="915358302">
      <w:bodyDiv w:val="1"/>
      <w:marLeft w:val="0"/>
      <w:marRight w:val="0"/>
      <w:marTop w:val="0"/>
      <w:marBottom w:val="0"/>
      <w:divBdr>
        <w:top w:val="none" w:sz="0" w:space="0" w:color="auto"/>
        <w:left w:val="none" w:sz="0" w:space="0" w:color="auto"/>
        <w:bottom w:val="none" w:sz="0" w:space="0" w:color="auto"/>
        <w:right w:val="none" w:sz="0" w:space="0" w:color="auto"/>
      </w:divBdr>
    </w:div>
    <w:div w:id="989866972">
      <w:bodyDiv w:val="1"/>
      <w:marLeft w:val="0"/>
      <w:marRight w:val="0"/>
      <w:marTop w:val="0"/>
      <w:marBottom w:val="0"/>
      <w:divBdr>
        <w:top w:val="none" w:sz="0" w:space="0" w:color="auto"/>
        <w:left w:val="none" w:sz="0" w:space="0" w:color="auto"/>
        <w:bottom w:val="none" w:sz="0" w:space="0" w:color="auto"/>
        <w:right w:val="none" w:sz="0" w:space="0" w:color="auto"/>
      </w:divBdr>
    </w:div>
    <w:div w:id="1004019122">
      <w:bodyDiv w:val="1"/>
      <w:marLeft w:val="0"/>
      <w:marRight w:val="0"/>
      <w:marTop w:val="0"/>
      <w:marBottom w:val="0"/>
      <w:divBdr>
        <w:top w:val="none" w:sz="0" w:space="0" w:color="auto"/>
        <w:left w:val="none" w:sz="0" w:space="0" w:color="auto"/>
        <w:bottom w:val="none" w:sz="0" w:space="0" w:color="auto"/>
        <w:right w:val="none" w:sz="0" w:space="0" w:color="auto"/>
      </w:divBdr>
    </w:div>
    <w:div w:id="1009603481">
      <w:bodyDiv w:val="1"/>
      <w:marLeft w:val="0"/>
      <w:marRight w:val="0"/>
      <w:marTop w:val="0"/>
      <w:marBottom w:val="0"/>
      <w:divBdr>
        <w:top w:val="none" w:sz="0" w:space="0" w:color="auto"/>
        <w:left w:val="none" w:sz="0" w:space="0" w:color="auto"/>
        <w:bottom w:val="none" w:sz="0" w:space="0" w:color="auto"/>
        <w:right w:val="none" w:sz="0" w:space="0" w:color="auto"/>
      </w:divBdr>
    </w:div>
    <w:div w:id="1018386279">
      <w:bodyDiv w:val="1"/>
      <w:marLeft w:val="0"/>
      <w:marRight w:val="0"/>
      <w:marTop w:val="0"/>
      <w:marBottom w:val="0"/>
      <w:divBdr>
        <w:top w:val="none" w:sz="0" w:space="0" w:color="auto"/>
        <w:left w:val="none" w:sz="0" w:space="0" w:color="auto"/>
        <w:bottom w:val="none" w:sz="0" w:space="0" w:color="auto"/>
        <w:right w:val="none" w:sz="0" w:space="0" w:color="auto"/>
      </w:divBdr>
    </w:div>
    <w:div w:id="1032804679">
      <w:bodyDiv w:val="1"/>
      <w:marLeft w:val="0"/>
      <w:marRight w:val="0"/>
      <w:marTop w:val="0"/>
      <w:marBottom w:val="0"/>
      <w:divBdr>
        <w:top w:val="none" w:sz="0" w:space="0" w:color="auto"/>
        <w:left w:val="none" w:sz="0" w:space="0" w:color="auto"/>
        <w:bottom w:val="none" w:sz="0" w:space="0" w:color="auto"/>
        <w:right w:val="none" w:sz="0" w:space="0" w:color="auto"/>
      </w:divBdr>
    </w:div>
    <w:div w:id="1068578884">
      <w:bodyDiv w:val="1"/>
      <w:marLeft w:val="0"/>
      <w:marRight w:val="0"/>
      <w:marTop w:val="0"/>
      <w:marBottom w:val="0"/>
      <w:divBdr>
        <w:top w:val="none" w:sz="0" w:space="0" w:color="auto"/>
        <w:left w:val="none" w:sz="0" w:space="0" w:color="auto"/>
        <w:bottom w:val="none" w:sz="0" w:space="0" w:color="auto"/>
        <w:right w:val="none" w:sz="0" w:space="0" w:color="auto"/>
      </w:divBdr>
    </w:div>
    <w:div w:id="1155487468">
      <w:bodyDiv w:val="1"/>
      <w:marLeft w:val="0"/>
      <w:marRight w:val="0"/>
      <w:marTop w:val="0"/>
      <w:marBottom w:val="0"/>
      <w:divBdr>
        <w:top w:val="none" w:sz="0" w:space="0" w:color="auto"/>
        <w:left w:val="none" w:sz="0" w:space="0" w:color="auto"/>
        <w:bottom w:val="none" w:sz="0" w:space="0" w:color="auto"/>
        <w:right w:val="none" w:sz="0" w:space="0" w:color="auto"/>
      </w:divBdr>
    </w:div>
    <w:div w:id="1175919992">
      <w:bodyDiv w:val="1"/>
      <w:marLeft w:val="0"/>
      <w:marRight w:val="0"/>
      <w:marTop w:val="0"/>
      <w:marBottom w:val="0"/>
      <w:divBdr>
        <w:top w:val="none" w:sz="0" w:space="0" w:color="auto"/>
        <w:left w:val="none" w:sz="0" w:space="0" w:color="auto"/>
        <w:bottom w:val="none" w:sz="0" w:space="0" w:color="auto"/>
        <w:right w:val="none" w:sz="0" w:space="0" w:color="auto"/>
      </w:divBdr>
    </w:div>
    <w:div w:id="1183780598">
      <w:bodyDiv w:val="1"/>
      <w:marLeft w:val="0"/>
      <w:marRight w:val="0"/>
      <w:marTop w:val="0"/>
      <w:marBottom w:val="0"/>
      <w:divBdr>
        <w:top w:val="none" w:sz="0" w:space="0" w:color="auto"/>
        <w:left w:val="none" w:sz="0" w:space="0" w:color="auto"/>
        <w:bottom w:val="none" w:sz="0" w:space="0" w:color="auto"/>
        <w:right w:val="none" w:sz="0" w:space="0" w:color="auto"/>
      </w:divBdr>
    </w:div>
    <w:div w:id="1212498094">
      <w:bodyDiv w:val="1"/>
      <w:marLeft w:val="0"/>
      <w:marRight w:val="0"/>
      <w:marTop w:val="0"/>
      <w:marBottom w:val="0"/>
      <w:divBdr>
        <w:top w:val="none" w:sz="0" w:space="0" w:color="auto"/>
        <w:left w:val="none" w:sz="0" w:space="0" w:color="auto"/>
        <w:bottom w:val="none" w:sz="0" w:space="0" w:color="auto"/>
        <w:right w:val="none" w:sz="0" w:space="0" w:color="auto"/>
      </w:divBdr>
    </w:div>
    <w:div w:id="1224097997">
      <w:bodyDiv w:val="1"/>
      <w:marLeft w:val="0"/>
      <w:marRight w:val="0"/>
      <w:marTop w:val="0"/>
      <w:marBottom w:val="0"/>
      <w:divBdr>
        <w:top w:val="none" w:sz="0" w:space="0" w:color="auto"/>
        <w:left w:val="none" w:sz="0" w:space="0" w:color="auto"/>
        <w:bottom w:val="none" w:sz="0" w:space="0" w:color="auto"/>
        <w:right w:val="none" w:sz="0" w:space="0" w:color="auto"/>
      </w:divBdr>
    </w:div>
    <w:div w:id="1250117463">
      <w:bodyDiv w:val="1"/>
      <w:marLeft w:val="0"/>
      <w:marRight w:val="0"/>
      <w:marTop w:val="0"/>
      <w:marBottom w:val="0"/>
      <w:divBdr>
        <w:top w:val="none" w:sz="0" w:space="0" w:color="auto"/>
        <w:left w:val="none" w:sz="0" w:space="0" w:color="auto"/>
        <w:bottom w:val="none" w:sz="0" w:space="0" w:color="auto"/>
        <w:right w:val="none" w:sz="0" w:space="0" w:color="auto"/>
      </w:divBdr>
    </w:div>
    <w:div w:id="1259563763">
      <w:bodyDiv w:val="1"/>
      <w:marLeft w:val="0"/>
      <w:marRight w:val="0"/>
      <w:marTop w:val="0"/>
      <w:marBottom w:val="0"/>
      <w:divBdr>
        <w:top w:val="none" w:sz="0" w:space="0" w:color="auto"/>
        <w:left w:val="none" w:sz="0" w:space="0" w:color="auto"/>
        <w:bottom w:val="none" w:sz="0" w:space="0" w:color="auto"/>
        <w:right w:val="none" w:sz="0" w:space="0" w:color="auto"/>
      </w:divBdr>
    </w:div>
    <w:div w:id="1272736924">
      <w:bodyDiv w:val="1"/>
      <w:marLeft w:val="0"/>
      <w:marRight w:val="0"/>
      <w:marTop w:val="0"/>
      <w:marBottom w:val="0"/>
      <w:divBdr>
        <w:top w:val="none" w:sz="0" w:space="0" w:color="auto"/>
        <w:left w:val="none" w:sz="0" w:space="0" w:color="auto"/>
        <w:bottom w:val="none" w:sz="0" w:space="0" w:color="auto"/>
        <w:right w:val="none" w:sz="0" w:space="0" w:color="auto"/>
      </w:divBdr>
    </w:div>
    <w:div w:id="1307856952">
      <w:bodyDiv w:val="1"/>
      <w:marLeft w:val="0"/>
      <w:marRight w:val="0"/>
      <w:marTop w:val="0"/>
      <w:marBottom w:val="0"/>
      <w:divBdr>
        <w:top w:val="none" w:sz="0" w:space="0" w:color="auto"/>
        <w:left w:val="none" w:sz="0" w:space="0" w:color="auto"/>
        <w:bottom w:val="none" w:sz="0" w:space="0" w:color="auto"/>
        <w:right w:val="none" w:sz="0" w:space="0" w:color="auto"/>
      </w:divBdr>
    </w:div>
    <w:div w:id="1310941945">
      <w:bodyDiv w:val="1"/>
      <w:marLeft w:val="0"/>
      <w:marRight w:val="0"/>
      <w:marTop w:val="0"/>
      <w:marBottom w:val="0"/>
      <w:divBdr>
        <w:top w:val="none" w:sz="0" w:space="0" w:color="auto"/>
        <w:left w:val="none" w:sz="0" w:space="0" w:color="auto"/>
        <w:bottom w:val="none" w:sz="0" w:space="0" w:color="auto"/>
        <w:right w:val="none" w:sz="0" w:space="0" w:color="auto"/>
      </w:divBdr>
    </w:div>
    <w:div w:id="1313800196">
      <w:bodyDiv w:val="1"/>
      <w:marLeft w:val="0"/>
      <w:marRight w:val="0"/>
      <w:marTop w:val="0"/>
      <w:marBottom w:val="0"/>
      <w:divBdr>
        <w:top w:val="none" w:sz="0" w:space="0" w:color="auto"/>
        <w:left w:val="none" w:sz="0" w:space="0" w:color="auto"/>
        <w:bottom w:val="none" w:sz="0" w:space="0" w:color="auto"/>
        <w:right w:val="none" w:sz="0" w:space="0" w:color="auto"/>
      </w:divBdr>
    </w:div>
    <w:div w:id="1361471555">
      <w:bodyDiv w:val="1"/>
      <w:marLeft w:val="0"/>
      <w:marRight w:val="0"/>
      <w:marTop w:val="0"/>
      <w:marBottom w:val="0"/>
      <w:divBdr>
        <w:top w:val="none" w:sz="0" w:space="0" w:color="auto"/>
        <w:left w:val="none" w:sz="0" w:space="0" w:color="auto"/>
        <w:bottom w:val="none" w:sz="0" w:space="0" w:color="auto"/>
        <w:right w:val="none" w:sz="0" w:space="0" w:color="auto"/>
      </w:divBdr>
    </w:div>
    <w:div w:id="1403067859">
      <w:bodyDiv w:val="1"/>
      <w:marLeft w:val="0"/>
      <w:marRight w:val="0"/>
      <w:marTop w:val="0"/>
      <w:marBottom w:val="0"/>
      <w:divBdr>
        <w:top w:val="none" w:sz="0" w:space="0" w:color="auto"/>
        <w:left w:val="none" w:sz="0" w:space="0" w:color="auto"/>
        <w:bottom w:val="none" w:sz="0" w:space="0" w:color="auto"/>
        <w:right w:val="none" w:sz="0" w:space="0" w:color="auto"/>
      </w:divBdr>
    </w:div>
    <w:div w:id="1417482110">
      <w:bodyDiv w:val="1"/>
      <w:marLeft w:val="0"/>
      <w:marRight w:val="0"/>
      <w:marTop w:val="0"/>
      <w:marBottom w:val="0"/>
      <w:divBdr>
        <w:top w:val="none" w:sz="0" w:space="0" w:color="auto"/>
        <w:left w:val="none" w:sz="0" w:space="0" w:color="auto"/>
        <w:bottom w:val="none" w:sz="0" w:space="0" w:color="auto"/>
        <w:right w:val="none" w:sz="0" w:space="0" w:color="auto"/>
      </w:divBdr>
    </w:div>
    <w:div w:id="1429548013">
      <w:bodyDiv w:val="1"/>
      <w:marLeft w:val="0"/>
      <w:marRight w:val="0"/>
      <w:marTop w:val="0"/>
      <w:marBottom w:val="0"/>
      <w:divBdr>
        <w:top w:val="none" w:sz="0" w:space="0" w:color="auto"/>
        <w:left w:val="none" w:sz="0" w:space="0" w:color="auto"/>
        <w:bottom w:val="none" w:sz="0" w:space="0" w:color="auto"/>
        <w:right w:val="none" w:sz="0" w:space="0" w:color="auto"/>
      </w:divBdr>
    </w:div>
    <w:div w:id="1434937375">
      <w:bodyDiv w:val="1"/>
      <w:marLeft w:val="0"/>
      <w:marRight w:val="0"/>
      <w:marTop w:val="0"/>
      <w:marBottom w:val="0"/>
      <w:divBdr>
        <w:top w:val="none" w:sz="0" w:space="0" w:color="auto"/>
        <w:left w:val="none" w:sz="0" w:space="0" w:color="auto"/>
        <w:bottom w:val="none" w:sz="0" w:space="0" w:color="auto"/>
        <w:right w:val="none" w:sz="0" w:space="0" w:color="auto"/>
      </w:divBdr>
    </w:div>
    <w:div w:id="1461150168">
      <w:bodyDiv w:val="1"/>
      <w:marLeft w:val="0"/>
      <w:marRight w:val="0"/>
      <w:marTop w:val="0"/>
      <w:marBottom w:val="0"/>
      <w:divBdr>
        <w:top w:val="none" w:sz="0" w:space="0" w:color="auto"/>
        <w:left w:val="none" w:sz="0" w:space="0" w:color="auto"/>
        <w:bottom w:val="none" w:sz="0" w:space="0" w:color="auto"/>
        <w:right w:val="none" w:sz="0" w:space="0" w:color="auto"/>
      </w:divBdr>
    </w:div>
    <w:div w:id="1509101828">
      <w:bodyDiv w:val="1"/>
      <w:marLeft w:val="0"/>
      <w:marRight w:val="0"/>
      <w:marTop w:val="0"/>
      <w:marBottom w:val="0"/>
      <w:divBdr>
        <w:top w:val="none" w:sz="0" w:space="0" w:color="auto"/>
        <w:left w:val="none" w:sz="0" w:space="0" w:color="auto"/>
        <w:bottom w:val="none" w:sz="0" w:space="0" w:color="auto"/>
        <w:right w:val="none" w:sz="0" w:space="0" w:color="auto"/>
      </w:divBdr>
    </w:div>
    <w:div w:id="1557352724">
      <w:bodyDiv w:val="1"/>
      <w:marLeft w:val="0"/>
      <w:marRight w:val="0"/>
      <w:marTop w:val="0"/>
      <w:marBottom w:val="0"/>
      <w:divBdr>
        <w:top w:val="none" w:sz="0" w:space="0" w:color="auto"/>
        <w:left w:val="none" w:sz="0" w:space="0" w:color="auto"/>
        <w:bottom w:val="none" w:sz="0" w:space="0" w:color="auto"/>
        <w:right w:val="none" w:sz="0" w:space="0" w:color="auto"/>
      </w:divBdr>
    </w:div>
    <w:div w:id="1569000107">
      <w:bodyDiv w:val="1"/>
      <w:marLeft w:val="0"/>
      <w:marRight w:val="0"/>
      <w:marTop w:val="0"/>
      <w:marBottom w:val="0"/>
      <w:divBdr>
        <w:top w:val="none" w:sz="0" w:space="0" w:color="auto"/>
        <w:left w:val="none" w:sz="0" w:space="0" w:color="auto"/>
        <w:bottom w:val="none" w:sz="0" w:space="0" w:color="auto"/>
        <w:right w:val="none" w:sz="0" w:space="0" w:color="auto"/>
      </w:divBdr>
    </w:div>
    <w:div w:id="1640380741">
      <w:bodyDiv w:val="1"/>
      <w:marLeft w:val="0"/>
      <w:marRight w:val="0"/>
      <w:marTop w:val="0"/>
      <w:marBottom w:val="0"/>
      <w:divBdr>
        <w:top w:val="none" w:sz="0" w:space="0" w:color="auto"/>
        <w:left w:val="none" w:sz="0" w:space="0" w:color="auto"/>
        <w:bottom w:val="none" w:sz="0" w:space="0" w:color="auto"/>
        <w:right w:val="none" w:sz="0" w:space="0" w:color="auto"/>
      </w:divBdr>
    </w:div>
    <w:div w:id="1657803052">
      <w:bodyDiv w:val="1"/>
      <w:marLeft w:val="0"/>
      <w:marRight w:val="0"/>
      <w:marTop w:val="0"/>
      <w:marBottom w:val="0"/>
      <w:divBdr>
        <w:top w:val="none" w:sz="0" w:space="0" w:color="auto"/>
        <w:left w:val="none" w:sz="0" w:space="0" w:color="auto"/>
        <w:bottom w:val="none" w:sz="0" w:space="0" w:color="auto"/>
        <w:right w:val="none" w:sz="0" w:space="0" w:color="auto"/>
      </w:divBdr>
    </w:div>
    <w:div w:id="1668709046">
      <w:bodyDiv w:val="1"/>
      <w:marLeft w:val="0"/>
      <w:marRight w:val="0"/>
      <w:marTop w:val="0"/>
      <w:marBottom w:val="0"/>
      <w:divBdr>
        <w:top w:val="none" w:sz="0" w:space="0" w:color="auto"/>
        <w:left w:val="none" w:sz="0" w:space="0" w:color="auto"/>
        <w:bottom w:val="none" w:sz="0" w:space="0" w:color="auto"/>
        <w:right w:val="none" w:sz="0" w:space="0" w:color="auto"/>
      </w:divBdr>
    </w:div>
    <w:div w:id="1672559832">
      <w:bodyDiv w:val="1"/>
      <w:marLeft w:val="0"/>
      <w:marRight w:val="0"/>
      <w:marTop w:val="0"/>
      <w:marBottom w:val="0"/>
      <w:divBdr>
        <w:top w:val="none" w:sz="0" w:space="0" w:color="auto"/>
        <w:left w:val="none" w:sz="0" w:space="0" w:color="auto"/>
        <w:bottom w:val="none" w:sz="0" w:space="0" w:color="auto"/>
        <w:right w:val="none" w:sz="0" w:space="0" w:color="auto"/>
      </w:divBdr>
    </w:div>
    <w:div w:id="1683579931">
      <w:bodyDiv w:val="1"/>
      <w:marLeft w:val="0"/>
      <w:marRight w:val="0"/>
      <w:marTop w:val="0"/>
      <w:marBottom w:val="0"/>
      <w:divBdr>
        <w:top w:val="none" w:sz="0" w:space="0" w:color="auto"/>
        <w:left w:val="none" w:sz="0" w:space="0" w:color="auto"/>
        <w:bottom w:val="none" w:sz="0" w:space="0" w:color="auto"/>
        <w:right w:val="none" w:sz="0" w:space="0" w:color="auto"/>
      </w:divBdr>
    </w:div>
    <w:div w:id="1706901497">
      <w:bodyDiv w:val="1"/>
      <w:marLeft w:val="0"/>
      <w:marRight w:val="0"/>
      <w:marTop w:val="0"/>
      <w:marBottom w:val="0"/>
      <w:divBdr>
        <w:top w:val="none" w:sz="0" w:space="0" w:color="auto"/>
        <w:left w:val="none" w:sz="0" w:space="0" w:color="auto"/>
        <w:bottom w:val="none" w:sz="0" w:space="0" w:color="auto"/>
        <w:right w:val="none" w:sz="0" w:space="0" w:color="auto"/>
      </w:divBdr>
    </w:div>
    <w:div w:id="1727752295">
      <w:bodyDiv w:val="1"/>
      <w:marLeft w:val="0"/>
      <w:marRight w:val="0"/>
      <w:marTop w:val="0"/>
      <w:marBottom w:val="0"/>
      <w:divBdr>
        <w:top w:val="none" w:sz="0" w:space="0" w:color="auto"/>
        <w:left w:val="none" w:sz="0" w:space="0" w:color="auto"/>
        <w:bottom w:val="none" w:sz="0" w:space="0" w:color="auto"/>
        <w:right w:val="none" w:sz="0" w:space="0" w:color="auto"/>
      </w:divBdr>
    </w:div>
    <w:div w:id="1756587582">
      <w:bodyDiv w:val="1"/>
      <w:marLeft w:val="0"/>
      <w:marRight w:val="0"/>
      <w:marTop w:val="0"/>
      <w:marBottom w:val="0"/>
      <w:divBdr>
        <w:top w:val="none" w:sz="0" w:space="0" w:color="auto"/>
        <w:left w:val="none" w:sz="0" w:space="0" w:color="auto"/>
        <w:bottom w:val="none" w:sz="0" w:space="0" w:color="auto"/>
        <w:right w:val="none" w:sz="0" w:space="0" w:color="auto"/>
      </w:divBdr>
    </w:div>
    <w:div w:id="1761753126">
      <w:bodyDiv w:val="1"/>
      <w:marLeft w:val="0"/>
      <w:marRight w:val="0"/>
      <w:marTop w:val="0"/>
      <w:marBottom w:val="0"/>
      <w:divBdr>
        <w:top w:val="none" w:sz="0" w:space="0" w:color="auto"/>
        <w:left w:val="none" w:sz="0" w:space="0" w:color="auto"/>
        <w:bottom w:val="none" w:sz="0" w:space="0" w:color="auto"/>
        <w:right w:val="none" w:sz="0" w:space="0" w:color="auto"/>
      </w:divBdr>
    </w:div>
    <w:div w:id="1776486517">
      <w:bodyDiv w:val="1"/>
      <w:marLeft w:val="0"/>
      <w:marRight w:val="0"/>
      <w:marTop w:val="0"/>
      <w:marBottom w:val="0"/>
      <w:divBdr>
        <w:top w:val="none" w:sz="0" w:space="0" w:color="auto"/>
        <w:left w:val="none" w:sz="0" w:space="0" w:color="auto"/>
        <w:bottom w:val="none" w:sz="0" w:space="0" w:color="auto"/>
        <w:right w:val="none" w:sz="0" w:space="0" w:color="auto"/>
      </w:divBdr>
    </w:div>
    <w:div w:id="1845241882">
      <w:bodyDiv w:val="1"/>
      <w:marLeft w:val="0"/>
      <w:marRight w:val="0"/>
      <w:marTop w:val="0"/>
      <w:marBottom w:val="0"/>
      <w:divBdr>
        <w:top w:val="none" w:sz="0" w:space="0" w:color="auto"/>
        <w:left w:val="none" w:sz="0" w:space="0" w:color="auto"/>
        <w:bottom w:val="none" w:sz="0" w:space="0" w:color="auto"/>
        <w:right w:val="none" w:sz="0" w:space="0" w:color="auto"/>
      </w:divBdr>
    </w:div>
    <w:div w:id="1846627824">
      <w:bodyDiv w:val="1"/>
      <w:marLeft w:val="0"/>
      <w:marRight w:val="0"/>
      <w:marTop w:val="0"/>
      <w:marBottom w:val="0"/>
      <w:divBdr>
        <w:top w:val="none" w:sz="0" w:space="0" w:color="auto"/>
        <w:left w:val="none" w:sz="0" w:space="0" w:color="auto"/>
        <w:bottom w:val="none" w:sz="0" w:space="0" w:color="auto"/>
        <w:right w:val="none" w:sz="0" w:space="0" w:color="auto"/>
      </w:divBdr>
    </w:div>
    <w:div w:id="1871409552">
      <w:bodyDiv w:val="1"/>
      <w:marLeft w:val="0"/>
      <w:marRight w:val="0"/>
      <w:marTop w:val="0"/>
      <w:marBottom w:val="0"/>
      <w:divBdr>
        <w:top w:val="none" w:sz="0" w:space="0" w:color="auto"/>
        <w:left w:val="none" w:sz="0" w:space="0" w:color="auto"/>
        <w:bottom w:val="none" w:sz="0" w:space="0" w:color="auto"/>
        <w:right w:val="none" w:sz="0" w:space="0" w:color="auto"/>
      </w:divBdr>
      <w:divsChild>
        <w:div w:id="242569641">
          <w:marLeft w:val="0"/>
          <w:marRight w:val="0"/>
          <w:marTop w:val="0"/>
          <w:marBottom w:val="0"/>
          <w:divBdr>
            <w:top w:val="none" w:sz="0" w:space="0" w:color="auto"/>
            <w:left w:val="none" w:sz="0" w:space="0" w:color="auto"/>
            <w:bottom w:val="none" w:sz="0" w:space="0" w:color="auto"/>
            <w:right w:val="none" w:sz="0" w:space="0" w:color="auto"/>
          </w:divBdr>
          <w:divsChild>
            <w:div w:id="2607211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802519">
      <w:bodyDiv w:val="1"/>
      <w:marLeft w:val="0"/>
      <w:marRight w:val="0"/>
      <w:marTop w:val="0"/>
      <w:marBottom w:val="0"/>
      <w:divBdr>
        <w:top w:val="none" w:sz="0" w:space="0" w:color="auto"/>
        <w:left w:val="none" w:sz="0" w:space="0" w:color="auto"/>
        <w:bottom w:val="none" w:sz="0" w:space="0" w:color="auto"/>
        <w:right w:val="none" w:sz="0" w:space="0" w:color="auto"/>
      </w:divBdr>
    </w:div>
    <w:div w:id="1932355088">
      <w:bodyDiv w:val="1"/>
      <w:marLeft w:val="0"/>
      <w:marRight w:val="0"/>
      <w:marTop w:val="0"/>
      <w:marBottom w:val="0"/>
      <w:divBdr>
        <w:top w:val="none" w:sz="0" w:space="0" w:color="auto"/>
        <w:left w:val="none" w:sz="0" w:space="0" w:color="auto"/>
        <w:bottom w:val="none" w:sz="0" w:space="0" w:color="auto"/>
        <w:right w:val="none" w:sz="0" w:space="0" w:color="auto"/>
      </w:divBdr>
    </w:div>
    <w:div w:id="1944727767">
      <w:bodyDiv w:val="1"/>
      <w:marLeft w:val="0"/>
      <w:marRight w:val="0"/>
      <w:marTop w:val="0"/>
      <w:marBottom w:val="0"/>
      <w:divBdr>
        <w:top w:val="none" w:sz="0" w:space="0" w:color="auto"/>
        <w:left w:val="none" w:sz="0" w:space="0" w:color="auto"/>
        <w:bottom w:val="none" w:sz="0" w:space="0" w:color="auto"/>
        <w:right w:val="none" w:sz="0" w:space="0" w:color="auto"/>
      </w:divBdr>
    </w:div>
    <w:div w:id="1956597471">
      <w:bodyDiv w:val="1"/>
      <w:marLeft w:val="0"/>
      <w:marRight w:val="0"/>
      <w:marTop w:val="0"/>
      <w:marBottom w:val="0"/>
      <w:divBdr>
        <w:top w:val="none" w:sz="0" w:space="0" w:color="auto"/>
        <w:left w:val="none" w:sz="0" w:space="0" w:color="auto"/>
        <w:bottom w:val="none" w:sz="0" w:space="0" w:color="auto"/>
        <w:right w:val="none" w:sz="0" w:space="0" w:color="auto"/>
      </w:divBdr>
    </w:div>
    <w:div w:id="1998533452">
      <w:bodyDiv w:val="1"/>
      <w:marLeft w:val="0"/>
      <w:marRight w:val="0"/>
      <w:marTop w:val="0"/>
      <w:marBottom w:val="0"/>
      <w:divBdr>
        <w:top w:val="none" w:sz="0" w:space="0" w:color="auto"/>
        <w:left w:val="none" w:sz="0" w:space="0" w:color="auto"/>
        <w:bottom w:val="none" w:sz="0" w:space="0" w:color="auto"/>
        <w:right w:val="none" w:sz="0" w:space="0" w:color="auto"/>
      </w:divBdr>
      <w:divsChild>
        <w:div w:id="1049183517">
          <w:blockQuote w:val="1"/>
          <w:marLeft w:val="300"/>
          <w:marRight w:val="300"/>
          <w:marTop w:val="75"/>
          <w:marBottom w:val="75"/>
          <w:divBdr>
            <w:top w:val="none" w:sz="0" w:space="0" w:color="auto"/>
            <w:left w:val="none" w:sz="0" w:space="0" w:color="auto"/>
            <w:bottom w:val="none" w:sz="0" w:space="0" w:color="auto"/>
            <w:right w:val="none" w:sz="0" w:space="0" w:color="auto"/>
          </w:divBdr>
        </w:div>
      </w:divsChild>
    </w:div>
    <w:div w:id="2018463957">
      <w:bodyDiv w:val="1"/>
      <w:marLeft w:val="0"/>
      <w:marRight w:val="0"/>
      <w:marTop w:val="0"/>
      <w:marBottom w:val="0"/>
      <w:divBdr>
        <w:top w:val="none" w:sz="0" w:space="0" w:color="auto"/>
        <w:left w:val="none" w:sz="0" w:space="0" w:color="auto"/>
        <w:bottom w:val="none" w:sz="0" w:space="0" w:color="auto"/>
        <w:right w:val="none" w:sz="0" w:space="0" w:color="auto"/>
      </w:divBdr>
    </w:div>
    <w:div w:id="2033216326">
      <w:bodyDiv w:val="1"/>
      <w:marLeft w:val="0"/>
      <w:marRight w:val="0"/>
      <w:marTop w:val="0"/>
      <w:marBottom w:val="0"/>
      <w:divBdr>
        <w:top w:val="none" w:sz="0" w:space="0" w:color="auto"/>
        <w:left w:val="none" w:sz="0" w:space="0" w:color="auto"/>
        <w:bottom w:val="none" w:sz="0" w:space="0" w:color="auto"/>
        <w:right w:val="none" w:sz="0" w:space="0" w:color="auto"/>
      </w:divBdr>
    </w:div>
    <w:div w:id="2042703269">
      <w:bodyDiv w:val="1"/>
      <w:marLeft w:val="0"/>
      <w:marRight w:val="0"/>
      <w:marTop w:val="0"/>
      <w:marBottom w:val="0"/>
      <w:divBdr>
        <w:top w:val="none" w:sz="0" w:space="0" w:color="auto"/>
        <w:left w:val="none" w:sz="0" w:space="0" w:color="auto"/>
        <w:bottom w:val="none" w:sz="0" w:space="0" w:color="auto"/>
        <w:right w:val="none" w:sz="0" w:space="0" w:color="auto"/>
      </w:divBdr>
    </w:div>
    <w:div w:id="2087918007">
      <w:bodyDiv w:val="1"/>
      <w:marLeft w:val="0"/>
      <w:marRight w:val="0"/>
      <w:marTop w:val="0"/>
      <w:marBottom w:val="0"/>
      <w:divBdr>
        <w:top w:val="none" w:sz="0" w:space="0" w:color="auto"/>
        <w:left w:val="none" w:sz="0" w:space="0" w:color="auto"/>
        <w:bottom w:val="none" w:sz="0" w:space="0" w:color="auto"/>
        <w:right w:val="none" w:sz="0" w:space="0" w:color="auto"/>
      </w:divBdr>
    </w:div>
    <w:div w:id="2090537499">
      <w:bodyDiv w:val="1"/>
      <w:marLeft w:val="0"/>
      <w:marRight w:val="0"/>
      <w:marTop w:val="0"/>
      <w:marBottom w:val="0"/>
      <w:divBdr>
        <w:top w:val="none" w:sz="0" w:space="0" w:color="auto"/>
        <w:left w:val="none" w:sz="0" w:space="0" w:color="auto"/>
        <w:bottom w:val="none" w:sz="0" w:space="0" w:color="auto"/>
        <w:right w:val="none" w:sz="0" w:space="0" w:color="auto"/>
      </w:divBdr>
    </w:div>
    <w:div w:id="2095977418">
      <w:bodyDiv w:val="1"/>
      <w:marLeft w:val="0"/>
      <w:marRight w:val="0"/>
      <w:marTop w:val="0"/>
      <w:marBottom w:val="0"/>
      <w:divBdr>
        <w:top w:val="none" w:sz="0" w:space="0" w:color="auto"/>
        <w:left w:val="none" w:sz="0" w:space="0" w:color="auto"/>
        <w:bottom w:val="none" w:sz="0" w:space="0" w:color="auto"/>
        <w:right w:val="none" w:sz="0" w:space="0" w:color="auto"/>
      </w:divBdr>
    </w:div>
    <w:div w:id="2100835299">
      <w:bodyDiv w:val="1"/>
      <w:marLeft w:val="0"/>
      <w:marRight w:val="0"/>
      <w:marTop w:val="0"/>
      <w:marBottom w:val="0"/>
      <w:divBdr>
        <w:top w:val="none" w:sz="0" w:space="0" w:color="auto"/>
        <w:left w:val="none" w:sz="0" w:space="0" w:color="auto"/>
        <w:bottom w:val="none" w:sz="0" w:space="0" w:color="auto"/>
        <w:right w:val="none" w:sz="0" w:space="0" w:color="auto"/>
      </w:divBdr>
    </w:div>
    <w:div w:id="21019452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16.png"/><Relationship Id="rId21" Type="http://schemas.openxmlformats.org/officeDocument/2006/relationships/image" Target="media/image11.png"/><Relationship Id="rId42" Type="http://schemas.openxmlformats.org/officeDocument/2006/relationships/image" Target="media/image32.png"/><Relationship Id="rId47" Type="http://schemas.openxmlformats.org/officeDocument/2006/relationships/image" Target="media/image37.png"/><Relationship Id="rId63" Type="http://schemas.openxmlformats.org/officeDocument/2006/relationships/image" Target="media/image53.jpeg"/><Relationship Id="rId68" Type="http://schemas.openxmlformats.org/officeDocument/2006/relationships/image" Target="media/image58.jpeg"/><Relationship Id="rId84" Type="http://schemas.openxmlformats.org/officeDocument/2006/relationships/hyperlink" Target="https://docs.llamaindex.ai/en/stable/" TargetMode="External"/><Relationship Id="rId89" Type="http://schemas.openxmlformats.org/officeDocument/2006/relationships/hyperlink" Target="https://arxiv.org/pdf/2401.15884" TargetMode="External"/><Relationship Id="rId16" Type="http://schemas.openxmlformats.org/officeDocument/2006/relationships/image" Target="media/image7.png"/><Relationship Id="rId11" Type="http://schemas.openxmlformats.org/officeDocument/2006/relationships/image" Target="media/image3.png"/><Relationship Id="rId32" Type="http://schemas.openxmlformats.org/officeDocument/2006/relationships/image" Target="media/image22.png"/><Relationship Id="rId37" Type="http://schemas.openxmlformats.org/officeDocument/2006/relationships/image" Target="media/image27.png"/><Relationship Id="rId53" Type="http://schemas.openxmlformats.org/officeDocument/2006/relationships/image" Target="media/image43.jpeg"/><Relationship Id="rId58" Type="http://schemas.openxmlformats.org/officeDocument/2006/relationships/image" Target="media/image48.jpeg"/><Relationship Id="rId74" Type="http://schemas.openxmlformats.org/officeDocument/2006/relationships/image" Target="media/image64.png"/><Relationship Id="rId79" Type="http://schemas.openxmlformats.org/officeDocument/2006/relationships/hyperlink" Target="https://arxiv.org/pdf/2403.19303" TargetMode="External"/><Relationship Id="rId5" Type="http://schemas.openxmlformats.org/officeDocument/2006/relationships/webSettings" Target="webSettings.xml"/><Relationship Id="rId90" Type="http://schemas.openxmlformats.org/officeDocument/2006/relationships/fontTable" Target="fontTable.xml"/><Relationship Id="rId14" Type="http://schemas.openxmlformats.org/officeDocument/2006/relationships/image" Target="media/image6.png"/><Relationship Id="rId22" Type="http://schemas.openxmlformats.org/officeDocument/2006/relationships/image" Target="media/image12.png"/><Relationship Id="rId27" Type="http://schemas.openxmlformats.org/officeDocument/2006/relationships/image" Target="media/image17.png"/><Relationship Id="rId30" Type="http://schemas.openxmlformats.org/officeDocument/2006/relationships/image" Target="media/image20.jpeg"/><Relationship Id="rId35" Type="http://schemas.openxmlformats.org/officeDocument/2006/relationships/image" Target="media/image25.png"/><Relationship Id="rId43" Type="http://schemas.openxmlformats.org/officeDocument/2006/relationships/image" Target="media/image33.png"/><Relationship Id="rId48" Type="http://schemas.openxmlformats.org/officeDocument/2006/relationships/image" Target="media/image38.png"/><Relationship Id="rId56" Type="http://schemas.openxmlformats.org/officeDocument/2006/relationships/image" Target="media/image46.jpeg"/><Relationship Id="rId64" Type="http://schemas.openxmlformats.org/officeDocument/2006/relationships/image" Target="media/image54.jpeg"/><Relationship Id="rId69" Type="http://schemas.openxmlformats.org/officeDocument/2006/relationships/image" Target="media/image59.png"/><Relationship Id="rId77" Type="http://schemas.openxmlformats.org/officeDocument/2006/relationships/hyperlink" Target="https://doi.org/10.3390/educsci13090885" TargetMode="External"/><Relationship Id="rId8" Type="http://schemas.openxmlformats.org/officeDocument/2006/relationships/image" Target="media/image1.png"/><Relationship Id="rId51" Type="http://schemas.openxmlformats.org/officeDocument/2006/relationships/image" Target="media/image41.png"/><Relationship Id="rId72" Type="http://schemas.openxmlformats.org/officeDocument/2006/relationships/image" Target="media/image62.png"/><Relationship Id="rId80" Type="http://schemas.openxmlformats.org/officeDocument/2006/relationships/hyperlink" Target="https://exa.ai" TargetMode="External"/><Relationship Id="rId85" Type="http://schemas.openxmlformats.org/officeDocument/2006/relationships/hyperlink" Target="https://huggingface.co/sentence-transformers" TargetMode="External"/><Relationship Id="rId3" Type="http://schemas.openxmlformats.org/officeDocument/2006/relationships/styles" Target="styles.xml"/><Relationship Id="rId12" Type="http://schemas.openxmlformats.org/officeDocument/2006/relationships/image" Target="media/image4.png"/><Relationship Id="rId17" Type="http://schemas.openxmlformats.org/officeDocument/2006/relationships/image" Target="media/image8.png"/><Relationship Id="rId25" Type="http://schemas.openxmlformats.org/officeDocument/2006/relationships/image" Target="media/image15.png"/><Relationship Id="rId33" Type="http://schemas.openxmlformats.org/officeDocument/2006/relationships/image" Target="media/image23.png"/><Relationship Id="rId38" Type="http://schemas.openxmlformats.org/officeDocument/2006/relationships/image" Target="media/image28.png"/><Relationship Id="rId46" Type="http://schemas.openxmlformats.org/officeDocument/2006/relationships/image" Target="media/image36.jpeg"/><Relationship Id="rId59" Type="http://schemas.openxmlformats.org/officeDocument/2006/relationships/image" Target="media/image49.jpeg"/><Relationship Id="rId67" Type="http://schemas.openxmlformats.org/officeDocument/2006/relationships/image" Target="media/image57.jpeg"/><Relationship Id="rId20" Type="http://schemas.openxmlformats.org/officeDocument/2006/relationships/image" Target="media/image10.png"/><Relationship Id="rId41" Type="http://schemas.openxmlformats.org/officeDocument/2006/relationships/image" Target="media/image31.png"/><Relationship Id="rId54" Type="http://schemas.openxmlformats.org/officeDocument/2006/relationships/image" Target="media/image44.jpeg"/><Relationship Id="rId62" Type="http://schemas.openxmlformats.org/officeDocument/2006/relationships/image" Target="media/image52.jpeg"/><Relationship Id="rId70" Type="http://schemas.openxmlformats.org/officeDocument/2006/relationships/image" Target="media/image60.png"/><Relationship Id="rId75" Type="http://schemas.openxmlformats.org/officeDocument/2006/relationships/image" Target="media/image65.png"/><Relationship Id="rId83" Type="http://schemas.openxmlformats.org/officeDocument/2006/relationships/hyperlink" Target="https://arxiv.org/pdf/2005.11401" TargetMode="External"/><Relationship Id="rId88" Type="http://schemas.openxmlformats.org/officeDocument/2006/relationships/hyperlink" Target="https://doi.org/10.1186/s41239-023-00426-1" TargetMode="External"/><Relationship Id="rId91" Type="http://schemas.microsoft.com/office/2011/relationships/people" Target="people.xml"/><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yperlink" Target="https://uaeubot-web.yanaimpl.com/ask?cb=ask_uaeu" TargetMode="External"/><Relationship Id="rId23" Type="http://schemas.openxmlformats.org/officeDocument/2006/relationships/image" Target="media/image13.png"/><Relationship Id="rId28" Type="http://schemas.openxmlformats.org/officeDocument/2006/relationships/image" Target="media/image18.png"/><Relationship Id="rId36" Type="http://schemas.openxmlformats.org/officeDocument/2006/relationships/image" Target="media/image26.png"/><Relationship Id="rId49" Type="http://schemas.openxmlformats.org/officeDocument/2006/relationships/image" Target="media/image39.png"/><Relationship Id="rId57" Type="http://schemas.openxmlformats.org/officeDocument/2006/relationships/image" Target="media/image47.jpeg"/><Relationship Id="rId10" Type="http://schemas.openxmlformats.org/officeDocument/2006/relationships/footer" Target="footer1.xml"/><Relationship Id="rId31" Type="http://schemas.openxmlformats.org/officeDocument/2006/relationships/image" Target="media/image21.png"/><Relationship Id="rId44" Type="http://schemas.openxmlformats.org/officeDocument/2006/relationships/image" Target="media/image34.png"/><Relationship Id="rId52" Type="http://schemas.openxmlformats.org/officeDocument/2006/relationships/image" Target="media/image42.png"/><Relationship Id="rId60" Type="http://schemas.openxmlformats.org/officeDocument/2006/relationships/image" Target="media/image50.jpeg"/><Relationship Id="rId65" Type="http://schemas.openxmlformats.org/officeDocument/2006/relationships/image" Target="media/image55.jpeg"/><Relationship Id="rId73" Type="http://schemas.openxmlformats.org/officeDocument/2006/relationships/image" Target="media/image63.png"/><Relationship Id="rId78" Type="http://schemas.openxmlformats.org/officeDocument/2006/relationships/hyperlink" Target="https://doi.org/10.30935/cedtech/13948" TargetMode="External"/><Relationship Id="rId81" Type="http://schemas.openxmlformats.org/officeDocument/2006/relationships/hyperlink" Target="https://developers.google.com" TargetMode="External"/><Relationship Id="rId86" Type="http://schemas.openxmlformats.org/officeDocument/2006/relationships/hyperlink" Target="https://www.crummy.com/software/BeautifulSoup" TargetMode="External"/><Relationship Id="rId4" Type="http://schemas.openxmlformats.org/officeDocument/2006/relationships/settings" Target="settings.xml"/><Relationship Id="rId9"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hyperlink" Target="https://studentcentral.berkeley.edu/" TargetMode="External"/><Relationship Id="rId39" Type="http://schemas.openxmlformats.org/officeDocument/2006/relationships/image" Target="media/image29.png"/><Relationship Id="rId34" Type="http://schemas.openxmlformats.org/officeDocument/2006/relationships/image" Target="media/image24.png"/><Relationship Id="rId50" Type="http://schemas.openxmlformats.org/officeDocument/2006/relationships/image" Target="media/image40.png"/><Relationship Id="rId55" Type="http://schemas.openxmlformats.org/officeDocument/2006/relationships/image" Target="media/image45.jpeg"/><Relationship Id="rId76" Type="http://schemas.openxmlformats.org/officeDocument/2006/relationships/image" Target="media/image66.png"/><Relationship Id="rId7" Type="http://schemas.openxmlformats.org/officeDocument/2006/relationships/endnotes" Target="endnotes.xml"/><Relationship Id="rId71" Type="http://schemas.openxmlformats.org/officeDocument/2006/relationships/image" Target="media/image61.png"/><Relationship Id="rId92" Type="http://schemas.openxmlformats.org/officeDocument/2006/relationships/theme" Target="theme/theme1.xml"/><Relationship Id="rId2" Type="http://schemas.openxmlformats.org/officeDocument/2006/relationships/numbering" Target="numbering.xml"/><Relationship Id="rId29" Type="http://schemas.openxmlformats.org/officeDocument/2006/relationships/image" Target="media/image19.jpeg"/><Relationship Id="rId24" Type="http://schemas.openxmlformats.org/officeDocument/2006/relationships/image" Target="media/image14.png"/><Relationship Id="rId40" Type="http://schemas.openxmlformats.org/officeDocument/2006/relationships/image" Target="media/image30.png"/><Relationship Id="rId45" Type="http://schemas.openxmlformats.org/officeDocument/2006/relationships/image" Target="media/image35.jpeg"/><Relationship Id="rId66" Type="http://schemas.openxmlformats.org/officeDocument/2006/relationships/image" Target="media/image56.jpeg"/><Relationship Id="rId87" Type="http://schemas.openxmlformats.org/officeDocument/2006/relationships/hyperlink" Target="https://www.selenium.dev/documentation/" TargetMode="External"/><Relationship Id="rId61" Type="http://schemas.openxmlformats.org/officeDocument/2006/relationships/image" Target="media/image51.jpeg"/><Relationship Id="rId82" Type="http://schemas.openxmlformats.org/officeDocument/2006/relationships/hyperlink" Target="https://github.com/facebookresearch/faiss" TargetMode="External"/><Relationship Id="rId19"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C6ED8FF-C565-4D1D-9B57-EE06A95CABFA}">
  <ds:schemaRefs>
    <ds:schemaRef ds:uri="http://schemas.openxmlformats.org/officeDocument/2006/bibliography"/>
  </ds:schemaRefs>
</ds:datastoreItem>
</file>

<file path=docMetadata/LabelInfo.xml><?xml version="1.0" encoding="utf-8"?>
<clbl:labelList xmlns:clbl="http://schemas.microsoft.com/office/2020/mipLabelMetadata">
  <clbl:label id="{0b79772a-82d6-468a-86d6-22ff1101ba48}" enabled="1" method="Privileged" siteId="{e0ba2eba-5425-4d9b-b24b-f0f4845bcf62}" contentBits="0" removed="0"/>
</clbl:labelList>
</file>

<file path=docProps/app.xml><?xml version="1.0" encoding="utf-8"?>
<Properties xmlns="http://schemas.openxmlformats.org/officeDocument/2006/extended-properties" xmlns:vt="http://schemas.openxmlformats.org/officeDocument/2006/docPropsVTypes">
  <Template>Normal.dotm</Template>
  <TotalTime>68</TotalTime>
  <Pages>40</Pages>
  <Words>10438</Words>
  <Characters>59500</Characters>
  <Application>Microsoft Office Word</Application>
  <DocSecurity>0</DocSecurity>
  <Lines>495</Lines>
  <Paragraphs>139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69799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Niaz  Mahmud</dc:creator>
  <cp:keywords/>
  <dc:description/>
  <cp:lastModifiedBy>Niaz  Mahmud</cp:lastModifiedBy>
  <cp:revision>41</cp:revision>
  <dcterms:created xsi:type="dcterms:W3CDTF">2025-04-24T16:03:00Z</dcterms:created>
  <dcterms:modified xsi:type="dcterms:W3CDTF">2025-04-24T19:36:00Z</dcterms:modified>
</cp:coreProperties>
</file>